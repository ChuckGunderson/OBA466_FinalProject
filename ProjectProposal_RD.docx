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83CCF" w14:textId="4D200EC5" w:rsidR="009A5635" w:rsidRPr="009A5635" w:rsidRDefault="00BA6E76" w:rsidP="009A5635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OBA</w:t>
      </w:r>
      <w:r w:rsidR="00D607A0">
        <w:rPr>
          <w:rFonts w:ascii="Times New Roman" w:hAnsi="Times New Roman" w:cs="Times New Roman"/>
          <w:b/>
          <w:sz w:val="24"/>
        </w:rPr>
        <w:t xml:space="preserve"> 466 / 566 </w:t>
      </w:r>
      <w:r>
        <w:rPr>
          <w:rFonts w:ascii="Times New Roman" w:hAnsi="Times New Roman" w:cs="Times New Roman"/>
          <w:b/>
          <w:sz w:val="24"/>
        </w:rPr>
        <w:t>Project Proposal</w:t>
      </w:r>
    </w:p>
    <w:p w14:paraId="3F6E9302" w14:textId="4287F92F" w:rsidR="001E4F54" w:rsidRDefault="00187EE5" w:rsidP="0072763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29C1E5FE">
        <w:rPr>
          <w:rFonts w:ascii="Times New Roman" w:hAnsi="Times New Roman" w:cs="Times New Roman"/>
          <w:sz w:val="24"/>
          <w:szCs w:val="24"/>
        </w:rPr>
        <w:t xml:space="preserve">Team </w:t>
      </w:r>
      <w:r w:rsidR="00896BAA" w:rsidRPr="29C1E5FE">
        <w:rPr>
          <w:rFonts w:ascii="Times New Roman" w:hAnsi="Times New Roman" w:cs="Times New Roman"/>
          <w:sz w:val="24"/>
          <w:szCs w:val="24"/>
        </w:rPr>
        <w:t>5</w:t>
      </w:r>
      <w:r w:rsidRPr="29C1E5F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B5B052E" w14:textId="0B574823" w:rsidR="00FD3398" w:rsidRDefault="00187EE5" w:rsidP="006D0D4D">
      <w:pPr>
        <w:spacing w:after="120"/>
        <w:rPr>
          <w:ins w:id="0" w:author="Microsoft Word" w:date="2025-04-15T11:18:00Z" w16du:dateUtc="2025-04-15T18:18:00Z"/>
          <w:rFonts w:ascii="Times New Roman" w:hAnsi="Times New Roman" w:cs="Times New Roman"/>
          <w:sz w:val="24"/>
          <w:szCs w:val="24"/>
        </w:rPr>
      </w:pPr>
      <w:r w:rsidRPr="29C1E5FE">
        <w:rPr>
          <w:rFonts w:ascii="Times New Roman" w:hAnsi="Times New Roman" w:cs="Times New Roman"/>
          <w:sz w:val="24"/>
          <w:szCs w:val="24"/>
        </w:rPr>
        <w:t>Contributing members</w:t>
      </w:r>
      <w:r w:rsidR="001E4F54" w:rsidRPr="29C1E5FE">
        <w:rPr>
          <w:rFonts w:ascii="Times New Roman" w:hAnsi="Times New Roman" w:cs="Times New Roman"/>
          <w:sz w:val="24"/>
          <w:szCs w:val="24"/>
        </w:rPr>
        <w:t xml:space="preserve"> (optional)</w:t>
      </w:r>
      <w:r w:rsidRPr="29C1E5F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96BAA" w:rsidRPr="2CD6FE3A">
        <w:rPr>
          <w:rFonts w:ascii="Times New Roman" w:hAnsi="Times New Roman" w:cs="Times New Roman"/>
          <w:sz w:val="24"/>
          <w:szCs w:val="24"/>
          <w:u w:val="single"/>
        </w:rPr>
        <w:t>Tira</w:t>
      </w:r>
      <w:proofErr w:type="spellEnd"/>
      <w:r w:rsidR="00896BAA" w:rsidRPr="2CD6FE3A">
        <w:rPr>
          <w:rFonts w:ascii="Times New Roman" w:hAnsi="Times New Roman" w:cs="Times New Roman"/>
          <w:sz w:val="24"/>
          <w:szCs w:val="24"/>
          <w:u w:val="single"/>
        </w:rPr>
        <w:t xml:space="preserve"> Durrell</w:t>
      </w:r>
      <w:r w:rsidR="006D0D4D" w:rsidRPr="2CD6FE3A">
        <w:rPr>
          <w:rFonts w:ascii="Times New Roman" w:hAnsi="Times New Roman" w:cs="Times New Roman"/>
          <w:sz w:val="24"/>
          <w:szCs w:val="24"/>
        </w:rPr>
        <w:t xml:space="preserve">, </w:t>
      </w:r>
      <w:r w:rsidR="27CDC5B7" w:rsidRPr="2CD6FE3A">
        <w:rPr>
          <w:rFonts w:ascii="Times New Roman" w:hAnsi="Times New Roman" w:cs="Times New Roman"/>
          <w:sz w:val="24"/>
          <w:szCs w:val="24"/>
        </w:rPr>
        <w:t>Chuck Gunderson</w:t>
      </w:r>
      <w:ins w:id="1" w:author="Microsoft Word" w:date="2025-04-15T11:18:00Z" w16du:dateUtc="2025-04-15T18:18:00Z">
        <w:r w:rsidR="006D0D4D" w:rsidRPr="2CD6FE3A">
          <w:rPr>
            <w:rFonts w:ascii="Times New Roman" w:hAnsi="Times New Roman" w:cs="Times New Roman"/>
            <w:sz w:val="24"/>
            <w:szCs w:val="24"/>
            <w:u w:val="single"/>
          </w:rPr>
          <w:t xml:space="preserve">, Riley </w:t>
        </w:r>
        <w:proofErr w:type="spellStart"/>
        <w:r w:rsidR="006D0D4D" w:rsidRPr="2CD6FE3A">
          <w:rPr>
            <w:rFonts w:ascii="Times New Roman" w:hAnsi="Times New Roman" w:cs="Times New Roman"/>
            <w:sz w:val="24"/>
            <w:szCs w:val="24"/>
            <w:u w:val="single"/>
          </w:rPr>
          <w:t>Folet</w:t>
        </w:r>
        <w:proofErr w:type="spellEnd"/>
        <w:r w:rsidR="006D0D4D" w:rsidRPr="2CD6FE3A">
          <w:rPr>
            <w:rFonts w:ascii="Times New Roman" w:hAnsi="Times New Roman" w:cs="Times New Roman"/>
            <w:sz w:val="24"/>
            <w:szCs w:val="24"/>
            <w:u w:val="single"/>
          </w:rPr>
          <w:t xml:space="preserve">, Keller </w:t>
        </w:r>
        <w:proofErr w:type="spellStart"/>
        <w:r w:rsidR="006D0D4D" w:rsidRPr="2CD6FE3A">
          <w:rPr>
            <w:rFonts w:ascii="Times New Roman" w:hAnsi="Times New Roman" w:cs="Times New Roman"/>
            <w:sz w:val="24"/>
            <w:szCs w:val="24"/>
            <w:u w:val="single"/>
          </w:rPr>
          <w:t>Leet</w:t>
        </w:r>
        <w:proofErr w:type="spellEnd"/>
        <w:r w:rsidR="006D0D4D" w:rsidRPr="2CD6FE3A">
          <w:rPr>
            <w:rFonts w:ascii="Times New Roman" w:hAnsi="Times New Roman" w:cs="Times New Roman"/>
            <w:sz w:val="24"/>
            <w:szCs w:val="24"/>
            <w:u w:val="single"/>
          </w:rPr>
          <w:t>, Chuck Gunderson, Graham Hall</w:t>
        </w:r>
      </w:ins>
    </w:p>
    <w:p w14:paraId="701C3BE1" w14:textId="1654ED10" w:rsidR="001E4F54" w:rsidRPr="001E4F54" w:rsidRDefault="001E4F54" w:rsidP="001E4F54">
      <w:pPr>
        <w:spacing w:after="120"/>
        <w:jc w:val="center"/>
        <w:rPr>
          <w:rFonts w:ascii="Times New Roman" w:hAnsi="Times New Roman" w:cs="Times New Roman"/>
          <w:b/>
          <w:bCs/>
          <w:sz w:val="24"/>
        </w:rPr>
      </w:pPr>
      <w:r w:rsidRPr="001E4F54">
        <w:rPr>
          <w:rFonts w:ascii="Times New Roman" w:hAnsi="Times New Roman" w:cs="Times New Roman"/>
          <w:b/>
          <w:bCs/>
          <w:sz w:val="24"/>
        </w:rPr>
        <w:t xml:space="preserve">Create a project proposal with the following </w:t>
      </w:r>
      <w:r>
        <w:rPr>
          <w:rFonts w:ascii="Times New Roman" w:hAnsi="Times New Roman" w:cs="Times New Roman"/>
          <w:b/>
          <w:bCs/>
          <w:sz w:val="24"/>
        </w:rPr>
        <w:t>content</w:t>
      </w:r>
      <w:r w:rsidRPr="001E4F54">
        <w:rPr>
          <w:rFonts w:ascii="Times New Roman" w:hAnsi="Times New Roman" w:cs="Times New Roman"/>
          <w:b/>
          <w:bCs/>
          <w:sz w:val="24"/>
        </w:rPr>
        <w:t>.</w:t>
      </w:r>
    </w:p>
    <w:p w14:paraId="0DED9034" w14:textId="77777777" w:rsidR="001E4F54" w:rsidRPr="001E4F54" w:rsidRDefault="001E4F54" w:rsidP="001E4F54">
      <w:pPr>
        <w:spacing w:after="120"/>
        <w:rPr>
          <w:rFonts w:ascii="Times New Roman" w:hAnsi="Times New Roman" w:cs="Times New Roman"/>
          <w:sz w:val="24"/>
        </w:rPr>
      </w:pPr>
    </w:p>
    <w:p w14:paraId="76E26A3C" w14:textId="6C1EAE93" w:rsidR="00BA6E76" w:rsidRPr="00BA6E76" w:rsidRDefault="00FD3398" w:rsidP="00BA6E76">
      <w:pPr>
        <w:rPr>
          <w:rFonts w:ascii="Times New Roman" w:hAnsi="Times New Roman" w:cs="Times New Roman"/>
          <w:sz w:val="24"/>
        </w:rPr>
      </w:pPr>
      <w:r w:rsidRPr="00106FDF">
        <w:rPr>
          <w:rFonts w:ascii="Times New Roman" w:hAnsi="Times New Roman" w:cs="Times New Roman"/>
          <w:b/>
          <w:sz w:val="24"/>
        </w:rPr>
        <w:t>Problem D</w:t>
      </w:r>
      <w:r w:rsidR="00BA6E76" w:rsidRPr="00106FDF">
        <w:rPr>
          <w:rFonts w:ascii="Times New Roman" w:hAnsi="Times New Roman" w:cs="Times New Roman"/>
          <w:b/>
          <w:sz w:val="24"/>
        </w:rPr>
        <w:t>escription</w:t>
      </w:r>
    </w:p>
    <w:p w14:paraId="104320BE" w14:textId="31375621" w:rsidR="00040685" w:rsidRDefault="00BA6E76" w:rsidP="00BA6E76">
      <w:pPr>
        <w:rPr>
          <w:rFonts w:ascii="Times New Roman" w:hAnsi="Times New Roman" w:cs="Times New Roman"/>
          <w:sz w:val="24"/>
        </w:rPr>
      </w:pPr>
      <w:r w:rsidRPr="00FD3398">
        <w:rPr>
          <w:rFonts w:ascii="Times New Roman" w:hAnsi="Times New Roman" w:cs="Times New Roman"/>
          <w:sz w:val="24"/>
          <w:u w:val="single"/>
        </w:rPr>
        <w:t xml:space="preserve">Organization </w:t>
      </w:r>
      <w:r w:rsidR="00FB207E">
        <w:rPr>
          <w:rFonts w:ascii="Times New Roman" w:hAnsi="Times New Roman" w:cs="Times New Roman"/>
          <w:sz w:val="24"/>
          <w:u w:val="single"/>
        </w:rPr>
        <w:t xml:space="preserve">and business </w:t>
      </w:r>
      <w:r w:rsidRPr="00FD3398">
        <w:rPr>
          <w:rFonts w:ascii="Times New Roman" w:hAnsi="Times New Roman" w:cs="Times New Roman"/>
          <w:sz w:val="24"/>
          <w:u w:val="single"/>
        </w:rPr>
        <w:t>context</w:t>
      </w:r>
      <w:r>
        <w:rPr>
          <w:rFonts w:ascii="Times New Roman" w:hAnsi="Times New Roman" w:cs="Times New Roman"/>
          <w:sz w:val="24"/>
        </w:rPr>
        <w:t xml:space="preserve">: </w:t>
      </w:r>
    </w:p>
    <w:p w14:paraId="441A14BD" w14:textId="12F3E4F4" w:rsidR="00040685" w:rsidRDefault="00040685" w:rsidP="0004068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Describe the nature </w:t>
      </w:r>
      <w:r w:rsidR="00BA6E76" w:rsidRPr="00040685">
        <w:rPr>
          <w:rFonts w:ascii="Times New Roman" w:hAnsi="Times New Roman" w:cs="Times New Roman"/>
          <w:sz w:val="24"/>
        </w:rPr>
        <w:t>of the business</w:t>
      </w:r>
      <w:r w:rsidRPr="00040685">
        <w:rPr>
          <w:rFonts w:ascii="Times New Roman" w:hAnsi="Times New Roman" w:cs="Times New Roman"/>
          <w:sz w:val="24"/>
        </w:rPr>
        <w:t xml:space="preserve"> and</w:t>
      </w:r>
      <w:r w:rsidR="00BA6E76" w:rsidRPr="00040685">
        <w:rPr>
          <w:rFonts w:ascii="Times New Roman" w:hAnsi="Times New Roman" w:cs="Times New Roman"/>
          <w:sz w:val="24"/>
        </w:rPr>
        <w:t xml:space="preserve"> </w:t>
      </w:r>
      <w:r w:rsidR="00E51BB6" w:rsidRPr="00040685">
        <w:rPr>
          <w:rFonts w:ascii="Times New Roman" w:hAnsi="Times New Roman" w:cs="Times New Roman"/>
          <w:sz w:val="24"/>
        </w:rPr>
        <w:t>products</w:t>
      </w:r>
      <w:r w:rsidRPr="00040685">
        <w:rPr>
          <w:rFonts w:ascii="Times New Roman" w:hAnsi="Times New Roman" w:cs="Times New Roman"/>
          <w:sz w:val="24"/>
        </w:rPr>
        <w:t>/</w:t>
      </w:r>
      <w:r w:rsidR="00E51BB6" w:rsidRPr="00040685">
        <w:rPr>
          <w:rFonts w:ascii="Times New Roman" w:hAnsi="Times New Roman" w:cs="Times New Roman"/>
          <w:sz w:val="24"/>
        </w:rPr>
        <w:t>services offered</w:t>
      </w:r>
    </w:p>
    <w:p w14:paraId="5A16E4DC" w14:textId="3BFA0B27" w:rsidR="004415A1" w:rsidRDefault="00B77B87" w:rsidP="004415A1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 Oregon Farm, Agricultu</w:t>
      </w:r>
      <w:r w:rsidR="009562CA">
        <w:rPr>
          <w:rFonts w:ascii="Times New Roman" w:hAnsi="Times New Roman" w:cs="Times New Roman"/>
          <w:sz w:val="24"/>
        </w:rPr>
        <w:t>re</w:t>
      </w:r>
    </w:p>
    <w:p w14:paraId="67126CF7" w14:textId="475131E1" w:rsidR="00BA6E76" w:rsidRDefault="00040685" w:rsidP="0004068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Describe the business unit/</w:t>
      </w:r>
      <w:r w:rsidR="00BA6E76" w:rsidRPr="00040685">
        <w:rPr>
          <w:rFonts w:ascii="Times New Roman" w:hAnsi="Times New Roman" w:cs="Times New Roman"/>
          <w:sz w:val="24"/>
        </w:rPr>
        <w:t xml:space="preserve">process </w:t>
      </w:r>
      <w:r w:rsidR="00FD3398" w:rsidRPr="00040685">
        <w:rPr>
          <w:rFonts w:ascii="Times New Roman" w:hAnsi="Times New Roman" w:cs="Times New Roman"/>
          <w:sz w:val="24"/>
        </w:rPr>
        <w:t xml:space="preserve">that you </w:t>
      </w:r>
      <w:r w:rsidR="00BA6E76" w:rsidRPr="00040685">
        <w:rPr>
          <w:rFonts w:ascii="Times New Roman" w:hAnsi="Times New Roman" w:cs="Times New Roman"/>
          <w:sz w:val="24"/>
        </w:rPr>
        <w:t>focus</w:t>
      </w:r>
      <w:r w:rsidR="00FD3398" w:rsidRPr="00040685">
        <w:rPr>
          <w:rFonts w:ascii="Times New Roman" w:hAnsi="Times New Roman" w:cs="Times New Roman"/>
          <w:sz w:val="24"/>
        </w:rPr>
        <w:t xml:space="preserve"> on</w:t>
      </w:r>
      <w:r>
        <w:rPr>
          <w:rFonts w:ascii="Times New Roman" w:hAnsi="Times New Roman" w:cs="Times New Roman"/>
          <w:sz w:val="24"/>
        </w:rPr>
        <w:t xml:space="preserve"> with a summary of the major activities/functions and resources used.</w:t>
      </w:r>
    </w:p>
    <w:p w14:paraId="56AC18E3" w14:textId="725271DB" w:rsidR="00A10AA5" w:rsidRDefault="2277CF78" w:rsidP="00A10AA5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7535D">
        <w:rPr>
          <w:rFonts w:ascii="Times New Roman" w:hAnsi="Times New Roman" w:cs="Times New Roman"/>
          <w:sz w:val="24"/>
          <w:szCs w:val="24"/>
        </w:rPr>
        <w:t xml:space="preserve">Deciding how much to </w:t>
      </w:r>
      <w:r w:rsidRPr="0E95477D">
        <w:rPr>
          <w:rFonts w:ascii="Times New Roman" w:hAnsi="Times New Roman" w:cs="Times New Roman"/>
          <w:sz w:val="24"/>
          <w:szCs w:val="24"/>
        </w:rPr>
        <w:t xml:space="preserve">plant of a specific </w:t>
      </w:r>
      <w:r w:rsidRPr="0A34C073">
        <w:rPr>
          <w:rFonts w:ascii="Times New Roman" w:hAnsi="Times New Roman" w:cs="Times New Roman"/>
          <w:sz w:val="24"/>
          <w:szCs w:val="24"/>
        </w:rPr>
        <w:t xml:space="preserve">plant during a </w:t>
      </w:r>
      <w:r w:rsidRPr="2D32DD0E">
        <w:rPr>
          <w:rFonts w:ascii="Times New Roman" w:hAnsi="Times New Roman" w:cs="Times New Roman"/>
          <w:sz w:val="24"/>
          <w:szCs w:val="24"/>
        </w:rPr>
        <w:t xml:space="preserve">specific </w:t>
      </w:r>
      <w:r w:rsidRPr="08347CAF">
        <w:rPr>
          <w:rFonts w:ascii="Times New Roman" w:hAnsi="Times New Roman" w:cs="Times New Roman"/>
          <w:sz w:val="24"/>
          <w:szCs w:val="24"/>
        </w:rPr>
        <w:t>season</w:t>
      </w:r>
    </w:p>
    <w:p w14:paraId="1E1E4BF5" w14:textId="3556763F" w:rsidR="00AD28FA" w:rsidRPr="00040685" w:rsidRDefault="00AD28FA" w:rsidP="00A10AA5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Managing resources </w:t>
      </w:r>
      <w:r w:rsidR="009D1EB4">
        <w:rPr>
          <w:rFonts w:ascii="Times New Roman" w:hAnsi="Times New Roman" w:cs="Times New Roman"/>
          <w:sz w:val="24"/>
          <w:szCs w:val="24"/>
        </w:rPr>
        <w:t xml:space="preserve">and yield </w:t>
      </w:r>
    </w:p>
    <w:p w14:paraId="5DCDB708" w14:textId="5822CEE6" w:rsidR="00BA6E76" w:rsidRPr="00BA6E76" w:rsidRDefault="00BA6E76" w:rsidP="00BA6E76">
      <w:pPr>
        <w:rPr>
          <w:rFonts w:ascii="Times New Roman" w:hAnsi="Times New Roman" w:cs="Times New Roman"/>
          <w:sz w:val="24"/>
        </w:rPr>
      </w:pPr>
      <w:r w:rsidRPr="00FD3398">
        <w:rPr>
          <w:rFonts w:ascii="Times New Roman" w:hAnsi="Times New Roman" w:cs="Times New Roman"/>
          <w:sz w:val="24"/>
          <w:u w:val="single"/>
        </w:rPr>
        <w:t xml:space="preserve">Main </w:t>
      </w:r>
      <w:r w:rsidR="00C46F7A">
        <w:rPr>
          <w:rFonts w:ascii="Times New Roman" w:hAnsi="Times New Roman" w:cs="Times New Roman"/>
          <w:sz w:val="24"/>
          <w:u w:val="single"/>
        </w:rPr>
        <w:t>issues</w:t>
      </w:r>
      <w:r w:rsidR="00F8156B">
        <w:rPr>
          <w:rFonts w:ascii="Times New Roman" w:hAnsi="Times New Roman" w:cs="Times New Roman"/>
          <w:sz w:val="24"/>
          <w:u w:val="single"/>
        </w:rPr>
        <w:t>/</w:t>
      </w:r>
      <w:r w:rsidRPr="00FD3398">
        <w:rPr>
          <w:rFonts w:ascii="Times New Roman" w:hAnsi="Times New Roman" w:cs="Times New Roman"/>
          <w:sz w:val="24"/>
          <w:u w:val="single"/>
        </w:rPr>
        <w:t>challenge</w:t>
      </w:r>
      <w:r w:rsidR="00FD3398">
        <w:rPr>
          <w:rFonts w:ascii="Times New Roman" w:hAnsi="Times New Roman" w:cs="Times New Roman"/>
          <w:sz w:val="24"/>
        </w:rPr>
        <w:t xml:space="preserve"> </w:t>
      </w:r>
      <w:r w:rsidR="00C46F7A">
        <w:rPr>
          <w:rFonts w:ascii="Times New Roman" w:hAnsi="Times New Roman" w:cs="Times New Roman"/>
          <w:sz w:val="24"/>
        </w:rPr>
        <w:t>of your focus</w:t>
      </w:r>
      <w:r w:rsidR="00F8156B">
        <w:rPr>
          <w:rFonts w:ascii="Times New Roman" w:hAnsi="Times New Roman" w:cs="Times New Roman"/>
          <w:sz w:val="24"/>
        </w:rPr>
        <w:t xml:space="preserve">: define the scope for your project, such as a function </w:t>
      </w:r>
      <w:r w:rsidR="0072763D">
        <w:rPr>
          <w:rFonts w:ascii="Times New Roman" w:hAnsi="Times New Roman" w:cs="Times New Roman"/>
          <w:sz w:val="24"/>
        </w:rPr>
        <w:t>or</w:t>
      </w:r>
      <w:r w:rsidR="00F8156B">
        <w:rPr>
          <w:rFonts w:ascii="Times New Roman" w:hAnsi="Times New Roman" w:cs="Times New Roman"/>
          <w:sz w:val="24"/>
        </w:rPr>
        <w:t xml:space="preserve"> process</w:t>
      </w:r>
      <w:r>
        <w:rPr>
          <w:rFonts w:ascii="Times New Roman" w:hAnsi="Times New Roman" w:cs="Times New Roman"/>
          <w:sz w:val="24"/>
        </w:rPr>
        <w:t xml:space="preserve">. </w:t>
      </w:r>
    </w:p>
    <w:p w14:paraId="370E8D4E" w14:textId="6D808867" w:rsidR="00C2587F" w:rsidRDefault="00040685" w:rsidP="00040685">
      <w:pPr>
        <w:rPr>
          <w:rFonts w:ascii="Times New Roman" w:hAnsi="Times New Roman" w:cs="Times New Roman"/>
          <w:sz w:val="24"/>
        </w:rPr>
      </w:pPr>
      <w:r w:rsidRPr="00FD3398">
        <w:rPr>
          <w:rFonts w:ascii="Times New Roman" w:hAnsi="Times New Roman" w:cs="Times New Roman"/>
          <w:sz w:val="24"/>
          <w:u w:val="single"/>
        </w:rPr>
        <w:t>People involved</w:t>
      </w:r>
      <w:r>
        <w:rPr>
          <w:rFonts w:ascii="Times New Roman" w:hAnsi="Times New Roman" w:cs="Times New Roman"/>
          <w:sz w:val="24"/>
        </w:rPr>
        <w:t xml:space="preserve">: </w:t>
      </w:r>
      <w:r w:rsidR="00004C32">
        <w:rPr>
          <w:rFonts w:ascii="Times New Roman" w:hAnsi="Times New Roman" w:cs="Times New Roman"/>
          <w:sz w:val="24"/>
        </w:rPr>
        <w:t xml:space="preserve">please </w:t>
      </w:r>
      <w:r w:rsidR="00C46F7A">
        <w:rPr>
          <w:rFonts w:ascii="Times New Roman" w:hAnsi="Times New Roman" w:cs="Times New Roman"/>
          <w:sz w:val="24"/>
        </w:rPr>
        <w:t>identify the following</w:t>
      </w:r>
    </w:p>
    <w:p w14:paraId="00069388" w14:textId="205E987C" w:rsidR="00C2587F" w:rsidRDefault="00C2587F" w:rsidP="00C2587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4BAB302E">
        <w:rPr>
          <w:rFonts w:ascii="Times New Roman" w:hAnsi="Times New Roman" w:cs="Times New Roman"/>
          <w:sz w:val="24"/>
          <w:szCs w:val="24"/>
        </w:rPr>
        <w:t xml:space="preserve">Who is the </w:t>
      </w:r>
      <w:r w:rsidR="00040685" w:rsidRPr="4BAB302E">
        <w:rPr>
          <w:rFonts w:ascii="Times New Roman" w:hAnsi="Times New Roman" w:cs="Times New Roman"/>
          <w:sz w:val="24"/>
          <w:szCs w:val="24"/>
        </w:rPr>
        <w:t>key decision maker(s)</w:t>
      </w:r>
      <w:r w:rsidRPr="4BAB302E">
        <w:rPr>
          <w:rFonts w:ascii="Times New Roman" w:hAnsi="Times New Roman" w:cs="Times New Roman"/>
          <w:sz w:val="24"/>
          <w:szCs w:val="24"/>
        </w:rPr>
        <w:t>?</w:t>
      </w:r>
    </w:p>
    <w:p w14:paraId="03E5F2EA" w14:textId="24E904FF" w:rsidR="320B7EF2" w:rsidRDefault="320B7EF2" w:rsidP="4BAB30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4BAB302E">
        <w:rPr>
          <w:rFonts w:ascii="Times New Roman" w:hAnsi="Times New Roman" w:cs="Times New Roman"/>
          <w:sz w:val="24"/>
          <w:szCs w:val="24"/>
        </w:rPr>
        <w:t>The people running the farm</w:t>
      </w:r>
    </w:p>
    <w:p w14:paraId="4E6054FA" w14:textId="680CA130" w:rsidR="00040685" w:rsidRPr="00C2587F" w:rsidRDefault="00C2587F" w:rsidP="00C2587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4BAB302E">
        <w:rPr>
          <w:rFonts w:ascii="Times New Roman" w:hAnsi="Times New Roman" w:cs="Times New Roman"/>
          <w:sz w:val="24"/>
          <w:szCs w:val="24"/>
        </w:rPr>
        <w:t xml:space="preserve">Who are </w:t>
      </w:r>
      <w:r w:rsidR="00040685" w:rsidRPr="4BAB302E">
        <w:rPr>
          <w:rFonts w:ascii="Times New Roman" w:hAnsi="Times New Roman" w:cs="Times New Roman"/>
          <w:sz w:val="24"/>
          <w:szCs w:val="24"/>
        </w:rPr>
        <w:t>stakeholder</w:t>
      </w:r>
      <w:r w:rsidRPr="4BAB302E">
        <w:rPr>
          <w:rFonts w:ascii="Times New Roman" w:hAnsi="Times New Roman" w:cs="Times New Roman"/>
          <w:sz w:val="24"/>
          <w:szCs w:val="24"/>
        </w:rPr>
        <w:t>s</w:t>
      </w:r>
      <w:r w:rsidR="00040685" w:rsidRPr="4BAB302E">
        <w:rPr>
          <w:rFonts w:ascii="Times New Roman" w:hAnsi="Times New Roman" w:cs="Times New Roman"/>
          <w:sz w:val="24"/>
          <w:szCs w:val="24"/>
        </w:rPr>
        <w:t xml:space="preserve"> (those whose interests would be critically affected by your proposed analysis)</w:t>
      </w:r>
      <w:r w:rsidRPr="4BAB302E">
        <w:rPr>
          <w:rFonts w:ascii="Times New Roman" w:hAnsi="Times New Roman" w:cs="Times New Roman"/>
          <w:sz w:val="24"/>
          <w:szCs w:val="24"/>
        </w:rPr>
        <w:t>?</w:t>
      </w:r>
    </w:p>
    <w:p w14:paraId="3A66E7C1" w14:textId="73C72632" w:rsidR="7D6AEE7B" w:rsidRDefault="7D6AEE7B" w:rsidP="4BAB30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4BAB302E">
        <w:rPr>
          <w:rFonts w:ascii="Times New Roman" w:hAnsi="Times New Roman" w:cs="Times New Roman"/>
          <w:sz w:val="24"/>
          <w:szCs w:val="24"/>
        </w:rPr>
        <w:t>Those running the farm, employees, partners that are receiving resources from the farm</w:t>
      </w:r>
    </w:p>
    <w:p w14:paraId="32A878CF" w14:textId="0422CCBE" w:rsidR="00106FDF" w:rsidRPr="00040685" w:rsidRDefault="00106FDF" w:rsidP="00106FDF">
      <w:pPr>
        <w:rPr>
          <w:rFonts w:ascii="Times New Roman" w:hAnsi="Times New Roman" w:cs="Times New Roman"/>
          <w:i/>
          <w:sz w:val="24"/>
        </w:rPr>
      </w:pPr>
      <w:r w:rsidRPr="00040685">
        <w:rPr>
          <w:rFonts w:ascii="Times New Roman" w:hAnsi="Times New Roman" w:cs="Times New Roman"/>
          <w:i/>
          <w:sz w:val="24"/>
        </w:rPr>
        <w:t xml:space="preserve">HINT </w:t>
      </w:r>
      <w:r w:rsidR="00D565BF" w:rsidRPr="00040685">
        <w:rPr>
          <w:rFonts w:ascii="Times New Roman" w:hAnsi="Times New Roman" w:cs="Times New Roman"/>
          <w:i/>
          <w:sz w:val="24"/>
        </w:rPr>
        <w:t xml:space="preserve">on </w:t>
      </w:r>
      <w:r w:rsidRPr="00040685">
        <w:rPr>
          <w:rFonts w:ascii="Times New Roman" w:hAnsi="Times New Roman" w:cs="Times New Roman"/>
          <w:i/>
          <w:sz w:val="24"/>
        </w:rPr>
        <w:t>find</w:t>
      </w:r>
      <w:r w:rsidR="00D565BF" w:rsidRPr="00040685">
        <w:rPr>
          <w:rFonts w:ascii="Times New Roman" w:hAnsi="Times New Roman" w:cs="Times New Roman"/>
          <w:i/>
          <w:sz w:val="24"/>
        </w:rPr>
        <w:t>ing</w:t>
      </w:r>
      <w:r w:rsidRPr="00040685">
        <w:rPr>
          <w:rFonts w:ascii="Times New Roman" w:hAnsi="Times New Roman" w:cs="Times New Roman"/>
          <w:i/>
          <w:sz w:val="24"/>
        </w:rPr>
        <w:t xml:space="preserve"> a problem:</w:t>
      </w:r>
    </w:p>
    <w:p w14:paraId="154A607B" w14:textId="1F7C122C" w:rsidR="00CC6ADF" w:rsidRPr="00040685" w:rsidRDefault="00CC6ADF" w:rsidP="00106F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sz w:val="24"/>
        </w:rPr>
      </w:pPr>
      <w:r w:rsidRPr="00040685">
        <w:rPr>
          <w:rFonts w:ascii="Times New Roman" w:hAnsi="Times New Roman" w:cs="Times New Roman"/>
          <w:i/>
          <w:sz w:val="24"/>
        </w:rPr>
        <w:t>Invoke your previous work experiences</w:t>
      </w:r>
    </w:p>
    <w:p w14:paraId="77FF5209" w14:textId="37BC93F4" w:rsidR="00106FDF" w:rsidRPr="00040685" w:rsidRDefault="00106FDF" w:rsidP="00106F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sz w:val="24"/>
        </w:rPr>
      </w:pPr>
      <w:r w:rsidRPr="00040685">
        <w:rPr>
          <w:rFonts w:ascii="Times New Roman" w:hAnsi="Times New Roman" w:cs="Times New Roman"/>
          <w:i/>
          <w:sz w:val="24"/>
        </w:rPr>
        <w:t xml:space="preserve">Consider a </w:t>
      </w:r>
      <w:r w:rsidR="00CC6ADF" w:rsidRPr="00040685">
        <w:rPr>
          <w:rFonts w:ascii="Times New Roman" w:hAnsi="Times New Roman" w:cs="Times New Roman"/>
          <w:i/>
          <w:sz w:val="24"/>
        </w:rPr>
        <w:t xml:space="preserve">classical </w:t>
      </w:r>
      <w:r w:rsidRPr="00040685">
        <w:rPr>
          <w:rFonts w:ascii="Times New Roman" w:hAnsi="Times New Roman" w:cs="Times New Roman"/>
          <w:i/>
          <w:sz w:val="24"/>
        </w:rPr>
        <w:t xml:space="preserve">situation in a business </w:t>
      </w:r>
      <w:r w:rsidR="00A80913">
        <w:rPr>
          <w:rFonts w:ascii="Times New Roman" w:hAnsi="Times New Roman" w:cs="Times New Roman"/>
          <w:i/>
          <w:sz w:val="24"/>
        </w:rPr>
        <w:t>area</w:t>
      </w:r>
    </w:p>
    <w:p w14:paraId="01C06733" w14:textId="7AFF697E" w:rsidR="00040685" w:rsidRPr="00040685" w:rsidRDefault="00A80913" w:rsidP="000406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Position yourself as </w:t>
      </w:r>
      <w:r w:rsidR="00AC29D6">
        <w:rPr>
          <w:rFonts w:ascii="Times New Roman" w:hAnsi="Times New Roman" w:cs="Times New Roman"/>
          <w:i/>
          <w:sz w:val="24"/>
        </w:rPr>
        <w:t xml:space="preserve">the </w:t>
      </w:r>
      <w:r w:rsidR="00040685" w:rsidRPr="00040685">
        <w:rPr>
          <w:rFonts w:ascii="Times New Roman" w:hAnsi="Times New Roman" w:cs="Times New Roman"/>
          <w:i/>
          <w:sz w:val="24"/>
        </w:rPr>
        <w:t xml:space="preserve">manager of </w:t>
      </w:r>
      <w:r>
        <w:rPr>
          <w:rFonts w:ascii="Times New Roman" w:hAnsi="Times New Roman" w:cs="Times New Roman"/>
          <w:i/>
          <w:sz w:val="24"/>
        </w:rPr>
        <w:t xml:space="preserve">a business </w:t>
      </w:r>
      <w:r w:rsidR="00AC29D6">
        <w:rPr>
          <w:rFonts w:ascii="Times New Roman" w:hAnsi="Times New Roman" w:cs="Times New Roman"/>
          <w:i/>
          <w:sz w:val="24"/>
        </w:rPr>
        <w:t>unit/</w:t>
      </w:r>
      <w:r w:rsidR="00040685" w:rsidRPr="00040685">
        <w:rPr>
          <w:rFonts w:ascii="Times New Roman" w:hAnsi="Times New Roman" w:cs="Times New Roman"/>
          <w:i/>
          <w:sz w:val="24"/>
        </w:rPr>
        <w:t>process</w:t>
      </w:r>
      <w:r>
        <w:rPr>
          <w:rFonts w:ascii="Times New Roman" w:hAnsi="Times New Roman" w:cs="Times New Roman"/>
          <w:i/>
          <w:sz w:val="24"/>
        </w:rPr>
        <w:t>,</w:t>
      </w:r>
      <w:r w:rsidR="00040685" w:rsidRPr="00040685">
        <w:rPr>
          <w:rFonts w:ascii="Times New Roman" w:hAnsi="Times New Roman" w:cs="Times New Roman"/>
          <w:i/>
          <w:sz w:val="24"/>
        </w:rPr>
        <w:t xml:space="preserve"> or </w:t>
      </w:r>
      <w:r>
        <w:rPr>
          <w:rFonts w:ascii="Times New Roman" w:hAnsi="Times New Roman" w:cs="Times New Roman"/>
          <w:i/>
          <w:sz w:val="24"/>
        </w:rPr>
        <w:t xml:space="preserve">as </w:t>
      </w:r>
      <w:r w:rsidR="00AC29D6">
        <w:rPr>
          <w:rFonts w:ascii="Times New Roman" w:hAnsi="Times New Roman" w:cs="Times New Roman"/>
          <w:i/>
          <w:sz w:val="24"/>
        </w:rPr>
        <w:t>an internal/</w:t>
      </w:r>
      <w:r w:rsidR="00040685" w:rsidRPr="00040685">
        <w:rPr>
          <w:rFonts w:ascii="Times New Roman" w:hAnsi="Times New Roman" w:cs="Times New Roman"/>
          <w:i/>
          <w:sz w:val="24"/>
        </w:rPr>
        <w:t>external consultant</w:t>
      </w:r>
      <w:r w:rsidR="00AC29D6"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to a company</w:t>
      </w:r>
    </w:p>
    <w:p w14:paraId="10F361A7" w14:textId="531732E3" w:rsidR="00040685" w:rsidRPr="00040685" w:rsidRDefault="00040685" w:rsidP="00040685">
      <w:pPr>
        <w:rPr>
          <w:rFonts w:ascii="Times New Roman" w:hAnsi="Times New Roman" w:cs="Times New Roman"/>
          <w:b/>
          <w:sz w:val="24"/>
        </w:rPr>
      </w:pPr>
      <w:r w:rsidRPr="00040685">
        <w:rPr>
          <w:rFonts w:ascii="Times New Roman" w:hAnsi="Times New Roman" w:cs="Times New Roman"/>
          <w:b/>
          <w:sz w:val="24"/>
        </w:rPr>
        <w:t xml:space="preserve">Proposed </w:t>
      </w:r>
      <w:r w:rsidR="001A2EF7">
        <w:rPr>
          <w:rFonts w:ascii="Times New Roman" w:hAnsi="Times New Roman" w:cs="Times New Roman"/>
          <w:b/>
          <w:sz w:val="24"/>
        </w:rPr>
        <w:t>Model (tentative</w:t>
      </w:r>
      <w:r w:rsidR="00906679">
        <w:rPr>
          <w:rFonts w:ascii="Times New Roman" w:hAnsi="Times New Roman" w:cs="Times New Roman"/>
          <w:b/>
          <w:sz w:val="24"/>
        </w:rPr>
        <w:t>, can be changed later</w:t>
      </w:r>
      <w:r w:rsidR="001A2EF7">
        <w:rPr>
          <w:rFonts w:ascii="Times New Roman" w:hAnsi="Times New Roman" w:cs="Times New Roman"/>
          <w:b/>
          <w:sz w:val="24"/>
        </w:rPr>
        <w:t>)</w:t>
      </w:r>
    </w:p>
    <w:p w14:paraId="4ED2DD94" w14:textId="4835F575" w:rsidR="00433858" w:rsidRPr="00433858" w:rsidRDefault="00433858" w:rsidP="00BA6E7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 xml:space="preserve">Decision maker’s </w:t>
      </w:r>
      <w:r w:rsidR="00D02BC3">
        <w:rPr>
          <w:rFonts w:ascii="Times New Roman" w:hAnsi="Times New Roman" w:cs="Times New Roman"/>
          <w:sz w:val="24"/>
          <w:u w:val="single"/>
        </w:rPr>
        <w:t>objective</w:t>
      </w:r>
      <w:r w:rsidRPr="00433858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="00756970">
        <w:rPr>
          <w:rFonts w:ascii="Times New Roman" w:hAnsi="Times New Roman" w:cs="Times New Roman"/>
          <w:sz w:val="24"/>
        </w:rPr>
        <w:t xml:space="preserve">Ask yourself </w:t>
      </w:r>
      <w:proofErr w:type="gramStart"/>
      <w:r w:rsidR="00756970">
        <w:rPr>
          <w:rFonts w:ascii="Times New Roman" w:hAnsi="Times New Roman" w:cs="Times New Roman"/>
          <w:sz w:val="24"/>
        </w:rPr>
        <w:t>following</w:t>
      </w:r>
      <w:proofErr w:type="gramEnd"/>
      <w:r w:rsidR="00756970">
        <w:rPr>
          <w:rFonts w:ascii="Times New Roman" w:hAnsi="Times New Roman" w:cs="Times New Roman"/>
          <w:sz w:val="24"/>
        </w:rPr>
        <w:t xml:space="preserve"> questions: </w:t>
      </w:r>
      <w:r>
        <w:rPr>
          <w:rFonts w:ascii="Times New Roman" w:hAnsi="Times New Roman" w:cs="Times New Roman"/>
          <w:sz w:val="24"/>
        </w:rPr>
        <w:t>What is the performance measure</w:t>
      </w:r>
      <w:r w:rsidR="00756970">
        <w:rPr>
          <w:rFonts w:ascii="Times New Roman" w:hAnsi="Times New Roman" w:cs="Times New Roman"/>
          <w:sz w:val="24"/>
        </w:rPr>
        <w:t xml:space="preserve"> that is to be minimized or maximized</w:t>
      </w:r>
      <w:r>
        <w:rPr>
          <w:rFonts w:ascii="Times New Roman" w:hAnsi="Times New Roman" w:cs="Times New Roman"/>
          <w:sz w:val="24"/>
        </w:rPr>
        <w:t xml:space="preserve">? What does the decision </w:t>
      </w:r>
      <w:r w:rsidR="00756970">
        <w:rPr>
          <w:rFonts w:ascii="Times New Roman" w:hAnsi="Times New Roman" w:cs="Times New Roman"/>
          <w:sz w:val="24"/>
        </w:rPr>
        <w:t xml:space="preserve">maker </w:t>
      </w:r>
      <w:r>
        <w:rPr>
          <w:rFonts w:ascii="Times New Roman" w:hAnsi="Times New Roman" w:cs="Times New Roman"/>
          <w:sz w:val="24"/>
        </w:rPr>
        <w:t>want to achieve? What is the decision maker concerned most?</w:t>
      </w:r>
    </w:p>
    <w:p w14:paraId="10A70138" w14:textId="7412E56D" w:rsidR="00BA6E76" w:rsidRPr="00AC29D6" w:rsidRDefault="00FD3398" w:rsidP="00BA6E76">
      <w:pPr>
        <w:rPr>
          <w:rFonts w:ascii="Times New Roman" w:hAnsi="Times New Roman" w:cs="Times New Roman"/>
          <w:sz w:val="24"/>
        </w:rPr>
      </w:pPr>
      <w:r w:rsidRPr="00E51BB6">
        <w:rPr>
          <w:rFonts w:ascii="Times New Roman" w:hAnsi="Times New Roman" w:cs="Times New Roman"/>
          <w:sz w:val="24"/>
          <w:u w:val="single"/>
        </w:rPr>
        <w:t xml:space="preserve">Choices </w:t>
      </w:r>
      <w:r w:rsidR="00BA6E76" w:rsidRPr="00E51BB6">
        <w:rPr>
          <w:rFonts w:ascii="Times New Roman" w:hAnsi="Times New Roman" w:cs="Times New Roman"/>
          <w:sz w:val="24"/>
          <w:u w:val="single"/>
        </w:rPr>
        <w:t>of the decision makers</w:t>
      </w:r>
      <w:r w:rsidR="00AC29D6" w:rsidRPr="00AC29D6">
        <w:rPr>
          <w:rFonts w:ascii="Times New Roman" w:hAnsi="Times New Roman" w:cs="Times New Roman"/>
          <w:sz w:val="24"/>
        </w:rPr>
        <w:t>:</w:t>
      </w:r>
      <w:r w:rsidR="00AC29D6">
        <w:rPr>
          <w:rFonts w:ascii="Times New Roman" w:hAnsi="Times New Roman" w:cs="Times New Roman"/>
          <w:sz w:val="24"/>
        </w:rPr>
        <w:t xml:space="preserve"> a preliminary description of the decisions to be made. </w:t>
      </w:r>
    </w:p>
    <w:p w14:paraId="42BAF666" w14:textId="77777777" w:rsidR="00CC6ADF" w:rsidRDefault="00CC6ADF" w:rsidP="00BA6E76">
      <w:pPr>
        <w:rPr>
          <w:rFonts w:ascii="Times New Roman" w:hAnsi="Times New Roman" w:cs="Times New Roman"/>
          <w:sz w:val="24"/>
        </w:rPr>
      </w:pPr>
      <w:r w:rsidRPr="00CC6ADF">
        <w:rPr>
          <w:rFonts w:ascii="Times New Roman" w:hAnsi="Times New Roman" w:cs="Times New Roman"/>
          <w:sz w:val="24"/>
          <w:u w:val="single"/>
        </w:rPr>
        <w:t>C</w:t>
      </w:r>
      <w:r w:rsidR="00FD3398" w:rsidRPr="00CC6ADF">
        <w:rPr>
          <w:rFonts w:ascii="Times New Roman" w:hAnsi="Times New Roman" w:cs="Times New Roman"/>
          <w:sz w:val="24"/>
          <w:u w:val="single"/>
        </w:rPr>
        <w:t>onstraints</w:t>
      </w:r>
      <w:r w:rsidRPr="00CC6ADF">
        <w:rPr>
          <w:rFonts w:ascii="Times New Roman" w:hAnsi="Times New Roman" w:cs="Times New Roman"/>
          <w:sz w:val="24"/>
          <w:u w:val="single"/>
        </w:rPr>
        <w:t xml:space="preserve"> </w:t>
      </w:r>
      <w:r w:rsidR="00106FDF" w:rsidRPr="00CC6ADF">
        <w:rPr>
          <w:rFonts w:ascii="Times New Roman" w:hAnsi="Times New Roman" w:cs="Times New Roman"/>
          <w:sz w:val="24"/>
          <w:u w:val="single"/>
        </w:rPr>
        <w:t>on the decisions</w:t>
      </w:r>
      <w:r w:rsidRPr="00CC6ADF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 xml:space="preserve">constraints </w:t>
      </w:r>
      <w:r w:rsidR="00FD3398">
        <w:rPr>
          <w:rFonts w:ascii="Times New Roman" w:hAnsi="Times New Roman" w:cs="Times New Roman"/>
          <w:sz w:val="24"/>
        </w:rPr>
        <w:t xml:space="preserve">may arise from, for example, </w:t>
      </w:r>
    </w:p>
    <w:p w14:paraId="475B8E17" w14:textId="469F4FDC" w:rsidR="00AC29D6" w:rsidRDefault="00AC29D6" w:rsidP="00AC29D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Nature </w:t>
      </w:r>
      <w:r w:rsidR="00FD3398" w:rsidRPr="00AC29D6">
        <w:rPr>
          <w:rFonts w:ascii="Times New Roman" w:hAnsi="Times New Roman" w:cs="Times New Roman"/>
          <w:sz w:val="24"/>
        </w:rPr>
        <w:t>of the problem</w:t>
      </w:r>
    </w:p>
    <w:p w14:paraId="001AA489" w14:textId="77777777" w:rsidR="00AC29D6" w:rsidRDefault="00AC29D6" w:rsidP="00AC29D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</w:t>
      </w:r>
      <w:r w:rsidR="00FD3398" w:rsidRPr="00AC29D6">
        <w:rPr>
          <w:rFonts w:ascii="Times New Roman" w:hAnsi="Times New Roman" w:cs="Times New Roman"/>
          <w:sz w:val="24"/>
        </w:rPr>
        <w:t>nternal/external policies or</w:t>
      </w:r>
      <w:r w:rsidR="00BA6E76" w:rsidRPr="00AC29D6">
        <w:rPr>
          <w:rFonts w:ascii="Times New Roman" w:hAnsi="Times New Roman" w:cs="Times New Roman"/>
          <w:sz w:val="24"/>
        </w:rPr>
        <w:t xml:space="preserve"> regulations </w:t>
      </w:r>
      <w:r w:rsidR="00FD3398" w:rsidRPr="00AC29D6">
        <w:rPr>
          <w:rFonts w:ascii="Times New Roman" w:hAnsi="Times New Roman" w:cs="Times New Roman"/>
          <w:sz w:val="24"/>
        </w:rPr>
        <w:t xml:space="preserve">that restricts </w:t>
      </w:r>
      <w:r w:rsidR="00BA6E76" w:rsidRPr="00AC29D6">
        <w:rPr>
          <w:rFonts w:ascii="Times New Roman" w:hAnsi="Times New Roman" w:cs="Times New Roman"/>
          <w:sz w:val="24"/>
        </w:rPr>
        <w:t>the decision choices</w:t>
      </w:r>
    </w:p>
    <w:p w14:paraId="4A141D78" w14:textId="28637729" w:rsidR="00AC29D6" w:rsidRPr="00756970" w:rsidRDefault="00AC29D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756970">
        <w:rPr>
          <w:rFonts w:ascii="Times New Roman" w:hAnsi="Times New Roman" w:cs="Times New Roman"/>
          <w:sz w:val="24"/>
        </w:rPr>
        <w:t xml:space="preserve">Key </w:t>
      </w:r>
      <w:r w:rsidR="00BA6E76" w:rsidRPr="00756970">
        <w:rPr>
          <w:rFonts w:ascii="Times New Roman" w:hAnsi="Times New Roman" w:cs="Times New Roman"/>
          <w:sz w:val="24"/>
        </w:rPr>
        <w:t xml:space="preserve">resources </w:t>
      </w:r>
      <w:r w:rsidR="00106FDF" w:rsidRPr="00756970">
        <w:rPr>
          <w:rFonts w:ascii="Times New Roman" w:hAnsi="Times New Roman" w:cs="Times New Roman"/>
          <w:sz w:val="24"/>
        </w:rPr>
        <w:t>used</w:t>
      </w:r>
      <w:r w:rsidR="00756970" w:rsidRPr="00756970">
        <w:rPr>
          <w:rFonts w:ascii="Times New Roman" w:hAnsi="Times New Roman" w:cs="Times New Roman"/>
          <w:sz w:val="24"/>
        </w:rPr>
        <w:t xml:space="preserve">, </w:t>
      </w:r>
      <w:r w:rsidR="00756970">
        <w:rPr>
          <w:rFonts w:ascii="Times New Roman" w:hAnsi="Times New Roman" w:cs="Times New Roman"/>
          <w:sz w:val="24"/>
        </w:rPr>
        <w:t>a</w:t>
      </w:r>
      <w:r w:rsidRPr="00756970">
        <w:rPr>
          <w:rFonts w:ascii="Times New Roman" w:hAnsi="Times New Roman" w:cs="Times New Roman"/>
          <w:sz w:val="24"/>
        </w:rPr>
        <w:t>nd more …</w:t>
      </w:r>
    </w:p>
    <w:p w14:paraId="63AEE5D1" w14:textId="3794C717" w:rsidR="002135A2" w:rsidRDefault="00C10287">
      <w:pPr>
        <w:rPr>
          <w:rFonts w:ascii="Times New Roman" w:hAnsi="Times New Roman" w:cs="Times New Roman"/>
          <w:sz w:val="24"/>
          <w:szCs w:val="24"/>
        </w:rPr>
      </w:pPr>
      <w:r w:rsidRPr="43DA7E15">
        <w:rPr>
          <w:rFonts w:ascii="Times New Roman" w:hAnsi="Times New Roman" w:cs="Times New Roman"/>
          <w:sz w:val="24"/>
          <w:szCs w:val="24"/>
          <w:u w:val="single"/>
        </w:rPr>
        <w:t>Source of d</w:t>
      </w:r>
      <w:r w:rsidR="00AC29D6" w:rsidRPr="43DA7E15">
        <w:rPr>
          <w:rFonts w:ascii="Times New Roman" w:hAnsi="Times New Roman" w:cs="Times New Roman"/>
          <w:sz w:val="24"/>
          <w:szCs w:val="24"/>
          <w:u w:val="single"/>
        </w:rPr>
        <w:t>ata</w:t>
      </w:r>
      <w:r w:rsidR="00AC29D6" w:rsidRPr="43DA7E15">
        <w:rPr>
          <w:rFonts w:ascii="Times New Roman" w:hAnsi="Times New Roman" w:cs="Times New Roman"/>
          <w:sz w:val="24"/>
          <w:szCs w:val="24"/>
        </w:rPr>
        <w:t xml:space="preserve">: </w:t>
      </w:r>
      <w:r w:rsidRPr="43DA7E15">
        <w:rPr>
          <w:rFonts w:ascii="Times New Roman" w:hAnsi="Times New Roman" w:cs="Times New Roman"/>
          <w:sz w:val="24"/>
          <w:szCs w:val="24"/>
        </w:rPr>
        <w:t xml:space="preserve">how and </w:t>
      </w:r>
      <w:r w:rsidR="00AC29D6" w:rsidRPr="43DA7E15">
        <w:rPr>
          <w:rFonts w:ascii="Times New Roman" w:hAnsi="Times New Roman" w:cs="Times New Roman"/>
          <w:sz w:val="24"/>
          <w:szCs w:val="24"/>
        </w:rPr>
        <w:t xml:space="preserve">where </w:t>
      </w:r>
      <w:r w:rsidR="004B48E3" w:rsidRPr="43DA7E15">
        <w:rPr>
          <w:rFonts w:ascii="Times New Roman" w:hAnsi="Times New Roman" w:cs="Times New Roman"/>
          <w:sz w:val="24"/>
          <w:szCs w:val="24"/>
        </w:rPr>
        <w:t xml:space="preserve">will </w:t>
      </w:r>
      <w:r w:rsidR="009E2DCD" w:rsidRPr="43DA7E15">
        <w:rPr>
          <w:rFonts w:ascii="Times New Roman" w:hAnsi="Times New Roman" w:cs="Times New Roman"/>
          <w:sz w:val="24"/>
          <w:szCs w:val="24"/>
        </w:rPr>
        <w:t xml:space="preserve">your collect </w:t>
      </w:r>
      <w:r w:rsidR="00AC29D6" w:rsidRPr="43DA7E15">
        <w:rPr>
          <w:rFonts w:ascii="Times New Roman" w:hAnsi="Times New Roman" w:cs="Times New Roman"/>
          <w:sz w:val="24"/>
          <w:szCs w:val="24"/>
        </w:rPr>
        <w:t xml:space="preserve">data </w:t>
      </w:r>
      <w:r w:rsidR="004B5EC6" w:rsidRPr="43DA7E15">
        <w:rPr>
          <w:rFonts w:ascii="Times New Roman" w:hAnsi="Times New Roman" w:cs="Times New Roman"/>
          <w:sz w:val="24"/>
          <w:szCs w:val="24"/>
        </w:rPr>
        <w:t>for the model</w:t>
      </w:r>
      <w:r w:rsidR="004B48E3" w:rsidRPr="43DA7E15">
        <w:rPr>
          <w:rFonts w:ascii="Times New Roman" w:hAnsi="Times New Roman" w:cs="Times New Roman"/>
          <w:sz w:val="24"/>
          <w:szCs w:val="24"/>
        </w:rPr>
        <w:t>?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F20D6C" w14:paraId="58A37AB1" w14:textId="77777777" w:rsidTr="00706DE5">
        <w:tc>
          <w:tcPr>
            <w:tcW w:w="4675" w:type="dxa"/>
            <w:shd w:val="clear" w:color="auto" w:fill="BFBFBF" w:themeFill="background1" w:themeFillShade="BF"/>
          </w:tcPr>
          <w:p w14:paraId="7828E9E3" w14:textId="1432E4F8" w:rsidR="00F20D6C" w:rsidRDefault="00F20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14:paraId="54A1A77E" w14:textId="214B84E4" w:rsidR="00F20D6C" w:rsidRDefault="00F20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20D6C" w14:paraId="1CD3DB03" w14:textId="77777777" w:rsidTr="00706DE5">
        <w:trPr>
          <w:trHeight w:val="922"/>
        </w:trPr>
        <w:tc>
          <w:tcPr>
            <w:tcW w:w="4675" w:type="dxa"/>
          </w:tcPr>
          <w:p w14:paraId="12A6C40D" w14:textId="128A6EFC" w:rsidR="00F20D6C" w:rsidRDefault="00F20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>
              <w:r w:rsidRPr="7A26748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https://quickstats.nass.usda.gov</w:t>
              </w:r>
            </w:hyperlink>
          </w:p>
        </w:tc>
        <w:tc>
          <w:tcPr>
            <w:tcW w:w="4675" w:type="dxa"/>
          </w:tcPr>
          <w:p w14:paraId="22BBE1D8" w14:textId="54B77659" w:rsidR="00F20D6C" w:rsidRDefault="00706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Lots of ag data,</w:t>
            </w:r>
          </w:p>
        </w:tc>
      </w:tr>
      <w:tr w:rsidR="00F20D6C" w14:paraId="32BF75B4" w14:textId="77777777" w:rsidTr="00706DE5">
        <w:tc>
          <w:tcPr>
            <w:tcW w:w="4675" w:type="dxa"/>
          </w:tcPr>
          <w:p w14:paraId="79F8E816" w14:textId="77777777" w:rsidR="00706DE5" w:rsidRDefault="00706DE5" w:rsidP="00706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3921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https://www.nass.usda.gov/Quick_Stats/Ag_Overview/stateOverview.php?state=OREGON</w:t>
              </w:r>
            </w:hyperlink>
          </w:p>
          <w:p w14:paraId="6B0A21D1" w14:textId="77777777" w:rsidR="00F20D6C" w:rsidRDefault="00F20D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EC04FB9" w14:textId="3E6F0EFB" w:rsidR="00706DE5" w:rsidRDefault="00706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 Oregon ag data</w:t>
            </w:r>
          </w:p>
        </w:tc>
      </w:tr>
      <w:tr w:rsidR="00821EE7" w14:paraId="1431EA17" w14:textId="77777777" w:rsidTr="00706DE5">
        <w:tc>
          <w:tcPr>
            <w:tcW w:w="4675" w:type="dxa"/>
          </w:tcPr>
          <w:p w14:paraId="2B429557" w14:textId="2A259FC0" w:rsidR="00821EE7" w:rsidRDefault="00467CA0" w:rsidP="00706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3921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https://extension.oregonstate.edu/sites/extd8/files/documents/10446/2020tim-lanfri-planning-planting-document.pdf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3467FBC1" w14:textId="75C943E1" w:rsidR="00821EE7" w:rsidRDefault="005341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Plant/Harvest Schedule w/ crops we can use</w:t>
            </w:r>
          </w:p>
        </w:tc>
      </w:tr>
      <w:tr w:rsidR="00334041" w14:paraId="7BE87C86" w14:textId="77777777" w:rsidTr="00706DE5">
        <w:tc>
          <w:tcPr>
            <w:tcW w:w="4675" w:type="dxa"/>
          </w:tcPr>
          <w:p w14:paraId="73EC6D90" w14:textId="6FCD3688" w:rsidR="00334041" w:rsidRPr="005341F3" w:rsidRDefault="00467CA0" w:rsidP="00706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3921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https://www.grainunitconverter.com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503427D2" w14:textId="2B5953E4" w:rsidR="00334041" w:rsidRDefault="003340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Converting grain units</w:t>
            </w:r>
          </w:p>
        </w:tc>
      </w:tr>
      <w:tr w:rsidR="00593E80" w14:paraId="1A9BCB3F" w14:textId="77777777" w:rsidTr="00706DE5">
        <w:tc>
          <w:tcPr>
            <w:tcW w:w="4675" w:type="dxa"/>
          </w:tcPr>
          <w:p w14:paraId="3827FD11" w14:textId="30F0BB04" w:rsidR="00593E80" w:rsidRDefault="00593E80" w:rsidP="00706DE5">
            <w:hyperlink r:id="rId12" w:history="1">
              <w:r w:rsidRPr="00392175">
                <w:rPr>
                  <w:rStyle w:val="Hyperlink"/>
                </w:rPr>
                <w:t>https://downloads.usda.library.cornell.edu/usda-esmis/files/vm40xr56k/dv13zw65p/w9505297d/planting-10-29-2010.pdf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712459F4" w14:textId="207FEEC6" w:rsidR="00593E80" w:rsidRDefault="00593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Plant &amp; Harvest Dates for </w:t>
            </w:r>
            <w:r w:rsidR="00653AE2">
              <w:rPr>
                <w:rFonts w:ascii="Times New Roman" w:hAnsi="Times New Roman" w:cs="Times New Roman"/>
                <w:sz w:val="24"/>
                <w:szCs w:val="24"/>
              </w:rPr>
              <w:t>field crops</w:t>
            </w:r>
          </w:p>
        </w:tc>
      </w:tr>
      <w:tr w:rsidR="006079C1" w14:paraId="3B47EE2A" w14:textId="77777777" w:rsidTr="00706DE5">
        <w:tc>
          <w:tcPr>
            <w:tcW w:w="4675" w:type="dxa"/>
          </w:tcPr>
          <w:p w14:paraId="63761235" w14:textId="25958848" w:rsidR="006079C1" w:rsidRDefault="006079C1" w:rsidP="00706DE5">
            <w:hyperlink r:id="rId13" w:history="1">
              <w:r w:rsidRPr="00392175">
                <w:rPr>
                  <w:rStyle w:val="Hyperlink"/>
                </w:rPr>
                <w:t>https://extension.oregonstate.edu/catalog/pub/ec-871-vegetable-gardening-oregon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43A56607" w14:textId="634FC54F" w:rsidR="00CC658C" w:rsidRDefault="00436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Vegetable</w:t>
            </w:r>
            <w:r w:rsidR="00026632">
              <w:rPr>
                <w:rFonts w:ascii="Times New Roman" w:hAnsi="Times New Roman" w:cs="Times New Roman"/>
                <w:sz w:val="24"/>
                <w:szCs w:val="24"/>
              </w:rPr>
              <w:t xml:space="preserve"> planting date</w:t>
            </w:r>
            <w:r w:rsidR="00BF48F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CC658C" w14:paraId="327B1326" w14:textId="77777777" w:rsidTr="00706DE5">
        <w:tc>
          <w:tcPr>
            <w:tcW w:w="4675" w:type="dxa"/>
          </w:tcPr>
          <w:p w14:paraId="73FECCDC" w14:textId="697EE960" w:rsidR="00CC658C" w:rsidRDefault="00CC658C" w:rsidP="00706DE5">
            <w:hyperlink r:id="rId14" w:history="1">
              <w:r w:rsidRPr="00392175">
                <w:rPr>
                  <w:rStyle w:val="Hyperlink"/>
                </w:rPr>
                <w:t>https://yardandgarden.extension.iastate.edu/how-to/vegetable-planting-and-harvesting-times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11061C5F" w14:textId="4EDABF74" w:rsidR="00CC658C" w:rsidRDefault="00CC65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Vegetable Harvest Dates</w:t>
            </w:r>
          </w:p>
        </w:tc>
      </w:tr>
      <w:tr w:rsidR="00687958" w14:paraId="7C47A161" w14:textId="77777777" w:rsidTr="00706DE5">
        <w:tc>
          <w:tcPr>
            <w:tcW w:w="4675" w:type="dxa"/>
          </w:tcPr>
          <w:p w14:paraId="05F1F3CC" w14:textId="2FDFD794" w:rsidR="00687958" w:rsidRDefault="00687958" w:rsidP="00706DE5">
            <w:hyperlink r:id="rId15" w:history="1">
              <w:r w:rsidRPr="00772492">
                <w:rPr>
                  <w:rStyle w:val="Hyperlink"/>
                </w:rPr>
                <w:t>https://extension.oregonstate.edu/sites/extd8/files/catalog/auto/EC871.pdf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2E227DFA" w14:textId="06911CB0" w:rsidR="00687958" w:rsidRDefault="00687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OSU Vegetable Planting</w:t>
            </w:r>
          </w:p>
        </w:tc>
      </w:tr>
      <w:tr w:rsidR="00C52D7B" w14:paraId="02F94E81" w14:textId="77777777" w:rsidTr="00706DE5">
        <w:tc>
          <w:tcPr>
            <w:tcW w:w="4675" w:type="dxa"/>
          </w:tcPr>
          <w:p w14:paraId="0BF4779D" w14:textId="21A7CA33" w:rsidR="00C52D7B" w:rsidRDefault="00C52D7B" w:rsidP="00706DE5">
            <w:hyperlink r:id="rId16" w:history="1">
              <w:r w:rsidRPr="00C52D7B">
                <w:rPr>
                  <w:rStyle w:val="Hyperlink"/>
                </w:rPr>
                <w:t>2024 acreage data as of August 9, 2024</w:t>
              </w:r>
            </w:hyperlink>
          </w:p>
        </w:tc>
        <w:tc>
          <w:tcPr>
            <w:tcW w:w="4675" w:type="dxa"/>
          </w:tcPr>
          <w:p w14:paraId="3C9D8B64" w14:textId="57FF0D20" w:rsidR="00825C16" w:rsidRDefault="00C52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Acreage rate 2024 survey data</w:t>
            </w:r>
          </w:p>
        </w:tc>
      </w:tr>
      <w:tr w:rsidR="00825C16" w14:paraId="3C1ACD2E" w14:textId="77777777" w:rsidTr="00706DE5">
        <w:tc>
          <w:tcPr>
            <w:tcW w:w="4675" w:type="dxa"/>
          </w:tcPr>
          <w:p w14:paraId="704B65FE" w14:textId="0BCBBE34" w:rsidR="00825C16" w:rsidRDefault="00825C16" w:rsidP="00706DE5">
            <w:hyperlink r:id="rId17" w:history="1">
              <w:r w:rsidRPr="007C75D8">
                <w:rPr>
                  <w:rStyle w:val="Hyperlink"/>
                </w:rPr>
                <w:t>https://www.usbr.gov/pn/agrimet/or_charts.html</w:t>
              </w:r>
            </w:hyperlink>
            <w:r>
              <w:t xml:space="preserve"> </w:t>
            </w:r>
          </w:p>
        </w:tc>
        <w:tc>
          <w:tcPr>
            <w:tcW w:w="4675" w:type="dxa"/>
          </w:tcPr>
          <w:p w14:paraId="1794A215" w14:textId="6677EA49" w:rsidR="00825C16" w:rsidRDefault="00825C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Oregon Crop water use charts</w:t>
            </w:r>
          </w:p>
        </w:tc>
      </w:tr>
      <w:tr w:rsidR="008F137E" w14:paraId="41723A78" w14:textId="77777777" w:rsidTr="00706DE5">
        <w:tc>
          <w:tcPr>
            <w:tcW w:w="4675" w:type="dxa"/>
          </w:tcPr>
          <w:p w14:paraId="798C5EA5" w14:textId="681530CB" w:rsidR="008F137E" w:rsidRDefault="008F137E" w:rsidP="00706DE5">
            <w:hyperlink r:id="rId18" w:anchor=":~:text=Installing%2C%20maintaining%2C%20and%20running%20irrigation,%24160%20per%20acre%20per%20year" w:history="1">
              <w:r w:rsidRPr="003572C1">
                <w:rPr>
                  <w:rStyle w:val="Hyperlink"/>
                </w:rPr>
                <w:t>https://natsci.msu.edu/news/2023-08-irrigating-more-us-crops-by-mid-century-will-be-worth-the-investment.aspx#:~:text=Installing%2C%20maintaining%2C%20and%20running%20irrigation,%24160%20per%20acre%20per%20year</w:t>
              </w:r>
            </w:hyperlink>
            <w:r w:rsidRPr="008F137E">
              <w:t>.</w:t>
            </w:r>
            <w:r>
              <w:t xml:space="preserve"> </w:t>
            </w:r>
          </w:p>
        </w:tc>
        <w:tc>
          <w:tcPr>
            <w:tcW w:w="4675" w:type="dxa"/>
          </w:tcPr>
          <w:p w14:paraId="1917CF23" w14:textId="35173601" w:rsidR="008F137E" w:rsidRDefault="008F13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Pr="008F137E">
              <w:rPr>
                <w:rFonts w:ascii="Times New Roman" w:hAnsi="Times New Roman" w:cs="Times New Roman"/>
                <w:sz w:val="24"/>
                <w:szCs w:val="24"/>
              </w:rPr>
              <w:t>Installing, maintaining, and running irrigation equipment comes at a significant cost to farmers, as much as $160 per acre per year.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43298DDC" w14:textId="77777777" w:rsidR="000706DA" w:rsidRDefault="000706DA">
      <w:pPr>
        <w:rPr>
          <w:rFonts w:ascii="Times New Roman" w:hAnsi="Times New Roman" w:cs="Times New Roman"/>
          <w:sz w:val="24"/>
          <w:szCs w:val="24"/>
        </w:rPr>
      </w:pPr>
    </w:p>
    <w:p w14:paraId="0ED90494" w14:textId="77777777" w:rsidR="00CB2E53" w:rsidRDefault="000D742A" w:rsidP="009B3C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could look something like this (</w:t>
      </w:r>
      <w:r w:rsidRPr="00C266C0">
        <w:rPr>
          <w:rFonts w:ascii="Times New Roman" w:hAnsi="Times New Roman" w:cs="Times New Roman"/>
          <w:sz w:val="24"/>
          <w:szCs w:val="24"/>
          <w:u w:val="single"/>
        </w:rPr>
        <w:t xml:space="preserve">I just have to find the </w:t>
      </w:r>
      <w:proofErr w:type="gramStart"/>
      <w:r w:rsidRPr="00C266C0">
        <w:rPr>
          <w:rFonts w:ascii="Times New Roman" w:hAnsi="Times New Roman" w:cs="Times New Roman"/>
          <w:sz w:val="24"/>
          <w:szCs w:val="24"/>
          <w:u w:val="single"/>
        </w:rPr>
        <w:t>real world</w:t>
      </w:r>
      <w:proofErr w:type="gramEnd"/>
      <w:r w:rsidRPr="00C266C0">
        <w:rPr>
          <w:rFonts w:ascii="Times New Roman" w:hAnsi="Times New Roman" w:cs="Times New Roman"/>
          <w:sz w:val="24"/>
          <w:szCs w:val="24"/>
          <w:u w:val="single"/>
        </w:rPr>
        <w:t xml:space="preserve"> data to fit in</w:t>
      </w:r>
      <w:r>
        <w:rPr>
          <w:rFonts w:ascii="Times New Roman" w:hAnsi="Times New Roman" w:cs="Times New Roman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br/>
      </w:r>
      <w:r w:rsidR="009B3C80">
        <w:rPr>
          <w:rFonts w:ascii="Times New Roman" w:hAnsi="Times New Roman" w:cs="Times New Roman"/>
          <w:sz w:val="24"/>
          <w:szCs w:val="24"/>
        </w:rPr>
        <w:t>Maximize</w:t>
      </w:r>
      <w:r w:rsidR="00CB2E53">
        <w:rPr>
          <w:rFonts w:ascii="Times New Roman" w:hAnsi="Times New Roman" w:cs="Times New Roman"/>
          <w:sz w:val="24"/>
          <w:szCs w:val="24"/>
        </w:rPr>
        <w:t>:</w:t>
      </w:r>
    </w:p>
    <w:p w14:paraId="1C78316C" w14:textId="40A4D700" w:rsidR="000D742A" w:rsidRDefault="009B3C80" w:rsidP="00CB2E5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 = </w:t>
      </w:r>
      <w:r w:rsidR="005D1A83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p</w:t>
      </w:r>
      <w:r w:rsidR="005D1A8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5D1A83">
        <w:rPr>
          <w:rFonts w:ascii="Times New Roman" w:hAnsi="Times New Roman" w:cs="Times New Roman"/>
          <w:sz w:val="24"/>
          <w:szCs w:val="24"/>
        </w:rPr>
        <w:t>*y</w:t>
      </w:r>
      <w:r w:rsidR="005D1A8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5D1A83">
        <w:rPr>
          <w:rFonts w:ascii="Times New Roman" w:hAnsi="Times New Roman" w:cs="Times New Roman"/>
          <w:sz w:val="24"/>
          <w:szCs w:val="24"/>
        </w:rPr>
        <w:t>*x</w:t>
      </w:r>
      <w:r w:rsidR="005D1A8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5D1A83">
        <w:rPr>
          <w:rFonts w:ascii="Times New Roman" w:hAnsi="Times New Roman" w:cs="Times New Roman"/>
          <w:sz w:val="24"/>
          <w:szCs w:val="24"/>
        </w:rPr>
        <w:t>) + (p</w:t>
      </w:r>
      <w:r w:rsidR="005D1A8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5D1A83">
        <w:rPr>
          <w:rFonts w:ascii="Times New Roman" w:hAnsi="Times New Roman" w:cs="Times New Roman"/>
          <w:sz w:val="24"/>
          <w:szCs w:val="24"/>
        </w:rPr>
        <w:t>*y</w:t>
      </w:r>
      <w:r w:rsidR="005D1A8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5D1A83">
        <w:rPr>
          <w:rFonts w:ascii="Times New Roman" w:hAnsi="Times New Roman" w:cs="Times New Roman"/>
          <w:sz w:val="24"/>
          <w:szCs w:val="24"/>
        </w:rPr>
        <w:t>*x</w:t>
      </w:r>
      <w:r w:rsidR="005D1A8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5D1A83">
        <w:rPr>
          <w:rFonts w:ascii="Times New Roman" w:hAnsi="Times New Roman" w:cs="Times New Roman"/>
          <w:sz w:val="24"/>
          <w:szCs w:val="24"/>
        </w:rPr>
        <w:t>) + … (p</w:t>
      </w:r>
      <w:r w:rsidR="005D1A83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5D1A83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="005D1A83">
        <w:rPr>
          <w:rFonts w:ascii="Times New Roman" w:hAnsi="Times New Roman" w:cs="Times New Roman"/>
          <w:sz w:val="24"/>
          <w:szCs w:val="24"/>
        </w:rPr>
        <w:t>y</w:t>
      </w:r>
      <w:r w:rsidR="005D1A83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="005D1A83">
        <w:rPr>
          <w:rFonts w:ascii="Times New Roman" w:hAnsi="Times New Roman" w:cs="Times New Roman"/>
          <w:sz w:val="24"/>
          <w:szCs w:val="24"/>
        </w:rPr>
        <w:t>*x</w:t>
      </w:r>
      <w:r w:rsidR="005D1A83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5D1A83">
        <w:rPr>
          <w:rFonts w:ascii="Times New Roman" w:hAnsi="Times New Roman" w:cs="Times New Roman"/>
          <w:sz w:val="24"/>
          <w:szCs w:val="24"/>
        </w:rPr>
        <w:t>)</w:t>
      </w:r>
    </w:p>
    <w:p w14:paraId="7B31CD03" w14:textId="27C360DE" w:rsidR="005D1A83" w:rsidRDefault="005D1A83" w:rsidP="009B3C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 to,</w:t>
      </w:r>
    </w:p>
    <w:p w14:paraId="66257AEA" w14:textId="715CE01C" w:rsidR="005D1A83" w:rsidRDefault="00CB2E53" w:rsidP="00CB2E5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…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≤ A</w:t>
      </w:r>
    </w:p>
    <w:p w14:paraId="57EB9013" w14:textId="50E33EA4" w:rsidR="00F356A7" w:rsidRDefault="00F356A7" w:rsidP="00F356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…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5D75">
        <w:rPr>
          <w:rFonts w:ascii="Times New Roman" w:hAnsi="Times New Roman" w:cs="Times New Roman"/>
          <w:sz w:val="24"/>
          <w:szCs w:val="24"/>
        </w:rPr>
        <w:t>≥ 0</w:t>
      </w:r>
    </w:p>
    <w:p w14:paraId="32B6B173" w14:textId="5DD35562" w:rsidR="001D7C00" w:rsidRDefault="001D7C00" w:rsidP="001D7C0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Where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14:paraId="2B1129F3" w14:textId="5938B863" w:rsidR="001D7C00" w:rsidRDefault="001D7C00" w:rsidP="001D7C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55471E">
        <w:rPr>
          <w:rFonts w:ascii="Times New Roman" w:hAnsi="Times New Roman" w:cs="Times New Roman"/>
          <w:sz w:val="24"/>
          <w:szCs w:val="24"/>
        </w:rPr>
        <w:t xml:space="preserve">acres of </w:t>
      </w:r>
      <w:r>
        <w:rPr>
          <w:rFonts w:ascii="Times New Roman" w:hAnsi="Times New Roman" w:cs="Times New Roman"/>
          <w:sz w:val="24"/>
          <w:szCs w:val="24"/>
        </w:rPr>
        <w:t xml:space="preserve">crop </w:t>
      </w:r>
      <w:r w:rsidR="0055471E">
        <w:rPr>
          <w:rFonts w:ascii="Times New Roman" w:hAnsi="Times New Roman" w:cs="Times New Roman"/>
          <w:sz w:val="24"/>
          <w:szCs w:val="24"/>
        </w:rPr>
        <w:t>I planted</w:t>
      </w:r>
    </w:p>
    <w:p w14:paraId="682A87FF" w14:textId="3B1CA7B0" w:rsidR="00F261A6" w:rsidRPr="00F2039D" w:rsidRDefault="00F261A6" w:rsidP="00F261A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2039D">
        <w:rPr>
          <w:rFonts w:ascii="Times New Roman" w:hAnsi="Times New Roman" w:cs="Times New Roman"/>
          <w:sz w:val="24"/>
          <w:szCs w:val="24"/>
        </w:rPr>
        <w:t>y</w:t>
      </w:r>
      <w:r w:rsidRPr="00F2039D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F2039D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F2039D">
        <w:rPr>
          <w:rFonts w:ascii="Times New Roman" w:hAnsi="Times New Roman" w:cs="Times New Roman"/>
          <w:sz w:val="24"/>
          <w:szCs w:val="24"/>
        </w:rPr>
        <w:t xml:space="preserve">= </w:t>
      </w:r>
      <w:r w:rsidR="005F771C" w:rsidRPr="00F2039D">
        <w:rPr>
          <w:rFonts w:ascii="Times New Roman" w:hAnsi="Times New Roman" w:cs="Times New Roman"/>
          <w:sz w:val="24"/>
          <w:szCs w:val="24"/>
        </w:rPr>
        <w:t>yield</w:t>
      </w:r>
      <w:r w:rsidR="00422A43" w:rsidRPr="00F2039D">
        <w:rPr>
          <w:rFonts w:ascii="Times New Roman" w:hAnsi="Times New Roman" w:cs="Times New Roman"/>
          <w:sz w:val="24"/>
          <w:szCs w:val="24"/>
        </w:rPr>
        <w:t xml:space="preserve"> / acre for crop </w:t>
      </w:r>
      <w:proofErr w:type="spellStart"/>
      <w:r w:rsidR="00422A43" w:rsidRPr="00F2039D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0FC88C7F" w14:textId="7986EE76" w:rsidR="00422A43" w:rsidRPr="00F2039D" w:rsidRDefault="00422A43" w:rsidP="00422A4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2039D">
        <w:rPr>
          <w:rFonts w:ascii="Times New Roman" w:hAnsi="Times New Roman" w:cs="Times New Roman"/>
          <w:sz w:val="24"/>
          <w:szCs w:val="24"/>
        </w:rPr>
        <w:t>p</w:t>
      </w:r>
      <w:r w:rsidRPr="00F2039D">
        <w:rPr>
          <w:rFonts w:ascii="Times New Roman" w:hAnsi="Times New Roman" w:cs="Times New Roman"/>
          <w:sz w:val="24"/>
          <w:szCs w:val="24"/>
          <w:vertAlign w:val="subscript"/>
        </w:rPr>
        <w:t xml:space="preserve">i </w:t>
      </w:r>
      <w:r w:rsidRPr="00F2039D">
        <w:rPr>
          <w:rFonts w:ascii="Times New Roman" w:hAnsi="Times New Roman" w:cs="Times New Roman"/>
          <w:sz w:val="24"/>
          <w:szCs w:val="24"/>
        </w:rPr>
        <w:t xml:space="preserve">= $ / acre for crop </w:t>
      </w:r>
      <w:proofErr w:type="spellStart"/>
      <w:r w:rsidRPr="00F2039D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4A71FBD8" w14:textId="69A81882" w:rsidR="008E5555" w:rsidRDefault="0055471E" w:rsidP="00422A4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2039D">
        <w:rPr>
          <w:rFonts w:ascii="Times New Roman" w:hAnsi="Times New Roman" w:cs="Times New Roman"/>
          <w:sz w:val="24"/>
          <w:szCs w:val="24"/>
        </w:rPr>
        <w:lastRenderedPageBreak/>
        <w:t xml:space="preserve">A = Total </w:t>
      </w:r>
      <w:r w:rsidR="00F2039D" w:rsidRPr="00F2039D">
        <w:rPr>
          <w:rFonts w:ascii="Times New Roman" w:hAnsi="Times New Roman" w:cs="Times New Roman"/>
          <w:sz w:val="24"/>
          <w:szCs w:val="24"/>
        </w:rPr>
        <w:t>Acreage</w:t>
      </w:r>
      <w:r w:rsidRPr="00F2039D">
        <w:rPr>
          <w:rFonts w:ascii="Times New Roman" w:hAnsi="Times New Roman" w:cs="Times New Roman"/>
          <w:sz w:val="24"/>
          <w:szCs w:val="24"/>
        </w:rPr>
        <w:t xml:space="preserve"> available</w:t>
      </w:r>
    </w:p>
    <w:p w14:paraId="305A6DCC" w14:textId="36134BAD" w:rsidR="007A67B4" w:rsidRDefault="00B42B88" w:rsidP="007A67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261BD4">
        <w:rPr>
          <w:rFonts w:ascii="Times New Roman" w:hAnsi="Times New Roman" w:cs="Times New Roman"/>
          <w:sz w:val="24"/>
          <w:szCs w:val="24"/>
        </w:rPr>
        <w:t>Implementing</w:t>
      </w:r>
      <w:r w:rsidR="007A67B4">
        <w:rPr>
          <w:rFonts w:ascii="Times New Roman" w:hAnsi="Times New Roman" w:cs="Times New Roman"/>
          <w:sz w:val="24"/>
          <w:szCs w:val="24"/>
        </w:rPr>
        <w:t xml:space="preserve"> </w:t>
      </w:r>
      <w:r w:rsidR="00261BD4">
        <w:rPr>
          <w:rFonts w:ascii="Times New Roman" w:hAnsi="Times New Roman" w:cs="Times New Roman"/>
          <w:sz w:val="24"/>
          <w:szCs w:val="24"/>
        </w:rPr>
        <w:t>intertemporal</w:t>
      </w:r>
      <w:r w:rsidR="007A67B4">
        <w:rPr>
          <w:rFonts w:ascii="Times New Roman" w:hAnsi="Times New Roman" w:cs="Times New Roman"/>
          <w:sz w:val="24"/>
          <w:szCs w:val="24"/>
        </w:rPr>
        <w:t xml:space="preserve"> </w:t>
      </w:r>
      <w:r w:rsidR="00863DF8">
        <w:rPr>
          <w:rFonts w:ascii="Times New Roman" w:hAnsi="Times New Roman" w:cs="Times New Roman"/>
          <w:sz w:val="24"/>
          <w:szCs w:val="24"/>
        </w:rPr>
        <w:t>model would look something like:</w:t>
      </w:r>
    </w:p>
    <w:p w14:paraId="6096A7ED" w14:textId="77777777" w:rsidR="00261BD4" w:rsidRDefault="00DE1B52" w:rsidP="007A67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</w:t>
      </w:r>
      <w:r w:rsidR="003A2261">
        <w:rPr>
          <w:rFonts w:ascii="Times New Roman" w:hAnsi="Times New Roman" w:cs="Times New Roman"/>
          <w:sz w:val="24"/>
          <w:szCs w:val="24"/>
        </w:rPr>
        <w:t xml:space="preserve">ximize </w:t>
      </w:r>
    </w:p>
    <w:p w14:paraId="13B02827" w14:textId="5218E910" w:rsidR="00261BD4" w:rsidRDefault="003A2261" w:rsidP="00261B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 = </w:t>
      </w:r>
      <w:r w:rsidR="00DC21BE">
        <w:rPr>
          <w:rFonts w:ascii="Times New Roman" w:hAnsi="Times New Roman" w:cs="Times New Roman"/>
          <w:sz w:val="24"/>
          <w:szCs w:val="24"/>
        </w:rPr>
        <w:t>p</w:t>
      </w:r>
      <w:r w:rsidR="00DC21BE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DC21BE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="00FA3693">
        <w:rPr>
          <w:rFonts w:ascii="Times New Roman" w:hAnsi="Times New Roman" w:cs="Times New Roman"/>
          <w:sz w:val="24"/>
          <w:szCs w:val="24"/>
        </w:rPr>
        <w:t>y</w:t>
      </w:r>
      <w:r w:rsidR="00FA3693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="00FA3693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proofErr w:type="gramStart"/>
      <w:r w:rsidR="00FA3693">
        <w:rPr>
          <w:rFonts w:ascii="Times New Roman" w:hAnsi="Times New Roman" w:cs="Times New Roman"/>
          <w:sz w:val="24"/>
          <w:szCs w:val="24"/>
        </w:rPr>
        <w:t>x</w:t>
      </w:r>
      <w:r w:rsidR="00EB1C20">
        <w:rPr>
          <w:rFonts w:ascii="Times New Roman" w:hAnsi="Times New Roman" w:cs="Times New Roman"/>
          <w:sz w:val="24"/>
          <w:szCs w:val="24"/>
          <w:vertAlign w:val="subscript"/>
        </w:rPr>
        <w:t>i,t</w:t>
      </w:r>
      <w:proofErr w:type="spellEnd"/>
      <w:proofErr w:type="gramEnd"/>
      <w:r w:rsidR="006722FC">
        <w:rPr>
          <w:rFonts w:ascii="Times New Roman" w:hAnsi="Times New Roman" w:cs="Times New Roman"/>
          <w:sz w:val="24"/>
          <w:szCs w:val="24"/>
        </w:rPr>
        <w:t xml:space="preserve"> + …</w:t>
      </w:r>
    </w:p>
    <w:p w14:paraId="0C6F91B6" w14:textId="1521F0A0" w:rsidR="00261BD4" w:rsidRDefault="00261BD4" w:rsidP="007A67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 to,</w:t>
      </w:r>
    </w:p>
    <w:p w14:paraId="4E025CDC" w14:textId="42EB2CEA" w:rsidR="006536A4" w:rsidRDefault="00C45B73" w:rsidP="001160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</w:t>
      </w:r>
      <w:r w:rsidR="006B29A4">
        <w:rPr>
          <w:rFonts w:ascii="Times New Roman" w:hAnsi="Times New Roman" w:cs="Times New Roman"/>
          <w:sz w:val="24"/>
          <w:szCs w:val="24"/>
          <w:vertAlign w:val="subscript"/>
        </w:rPr>
        <w:t>i,t</w:t>
      </w:r>
      <w:proofErr w:type="spellEnd"/>
      <w:proofErr w:type="gramEnd"/>
      <w:r w:rsidR="006B29A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6B29A4">
        <w:rPr>
          <w:rFonts w:ascii="Times New Roman" w:hAnsi="Times New Roman" w:cs="Times New Roman"/>
          <w:sz w:val="24"/>
          <w:szCs w:val="24"/>
        </w:rPr>
        <w:t>x</w:t>
      </w:r>
      <w:r w:rsidR="006B29A4">
        <w:rPr>
          <w:rFonts w:ascii="Times New Roman" w:hAnsi="Times New Roman" w:cs="Times New Roman"/>
          <w:sz w:val="24"/>
          <w:szCs w:val="24"/>
          <w:vertAlign w:val="subscript"/>
        </w:rPr>
        <w:t>i,t</w:t>
      </w:r>
      <w:proofErr w:type="spellEnd"/>
      <w:r w:rsidR="006B29A4">
        <w:rPr>
          <w:rFonts w:ascii="Times New Roman" w:hAnsi="Times New Roman" w:cs="Times New Roman"/>
          <w:sz w:val="24"/>
          <w:szCs w:val="24"/>
        </w:rPr>
        <w:t xml:space="preserve"> + … ≤ A</w:t>
      </w:r>
      <w:r w:rsidR="006B29A4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6B29A4">
        <w:rPr>
          <w:rFonts w:ascii="Times New Roman" w:hAnsi="Times New Roman" w:cs="Times New Roman"/>
          <w:sz w:val="24"/>
          <w:szCs w:val="24"/>
        </w:rPr>
        <w:t xml:space="preserve"> (Period </w:t>
      </w:r>
      <w:r w:rsidR="00E81B3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E81B35">
        <w:rPr>
          <w:rFonts w:ascii="Times New Roman" w:hAnsi="Times New Roman" w:cs="Times New Roman"/>
          <w:sz w:val="24"/>
          <w:szCs w:val="24"/>
        </w:rPr>
        <w:t xml:space="preserve"> land)</w:t>
      </w:r>
    </w:p>
    <w:p w14:paraId="05B722C7" w14:textId="6B1CE176" w:rsidR="00DA4706" w:rsidRDefault="00DA4706" w:rsidP="00DA470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we observe the average farm in Oregon</w:t>
      </w:r>
    </w:p>
    <w:p w14:paraId="5ECAA925" w14:textId="74828C77" w:rsidR="00DA4706" w:rsidRDefault="00DA4706" w:rsidP="00DA470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= </w:t>
      </w:r>
      <w:r w:rsidR="008D5C52">
        <w:rPr>
          <w:rFonts w:ascii="Times New Roman" w:hAnsi="Times New Roman" w:cs="Times New Roman"/>
          <w:sz w:val="24"/>
          <w:szCs w:val="24"/>
        </w:rPr>
        <w:t>430</w:t>
      </w:r>
      <w:r>
        <w:rPr>
          <w:rFonts w:ascii="Times New Roman" w:hAnsi="Times New Roman" w:cs="Times New Roman"/>
          <w:sz w:val="24"/>
          <w:szCs w:val="24"/>
        </w:rPr>
        <w:t xml:space="preserve"> acres (</w:t>
      </w:r>
      <w:r w:rsidR="00CA3258">
        <w:rPr>
          <w:rFonts w:ascii="Times New Roman" w:hAnsi="Times New Roman" w:cs="Times New Roman"/>
          <w:sz w:val="24"/>
          <w:szCs w:val="24"/>
        </w:rPr>
        <w:t xml:space="preserve">2022 </w:t>
      </w:r>
      <w:r w:rsidR="008D5C52">
        <w:rPr>
          <w:rFonts w:ascii="Times New Roman" w:hAnsi="Times New Roman" w:cs="Times New Roman"/>
          <w:sz w:val="24"/>
          <w:szCs w:val="24"/>
        </w:rPr>
        <w:t xml:space="preserve">census data supported by 2024 </w:t>
      </w:r>
      <w:proofErr w:type="spellStart"/>
      <w:r w:rsidR="008D5C52">
        <w:rPr>
          <w:rFonts w:ascii="Times New Roman" w:hAnsi="Times New Roman" w:cs="Times New Roman"/>
          <w:sz w:val="24"/>
          <w:szCs w:val="24"/>
        </w:rPr>
        <w:t>sruvey</w:t>
      </w:r>
      <w:proofErr w:type="spellEnd"/>
      <w:r w:rsidR="008D5C52">
        <w:rPr>
          <w:rFonts w:ascii="Times New Roman" w:hAnsi="Times New Roman" w:cs="Times New Roman"/>
          <w:sz w:val="24"/>
          <w:szCs w:val="24"/>
        </w:rPr>
        <w:t xml:space="preserve"> data)</w:t>
      </w:r>
    </w:p>
    <w:p w14:paraId="598B587B" w14:textId="3B2FFF0D" w:rsidR="008D5C52" w:rsidRDefault="0064138D" w:rsidP="00DA4706">
      <w:pPr>
        <w:spacing w:after="0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F2039D">
        <w:rPr>
          <w:rFonts w:ascii="Times New Roman" w:hAnsi="Times New Roman" w:cs="Times New Roman"/>
          <w:i/>
          <w:iCs/>
          <w:sz w:val="24"/>
          <w:szCs w:val="24"/>
        </w:rPr>
        <w:t xml:space="preserve">32% of farms are 1-9 </w:t>
      </w:r>
      <w:proofErr w:type="gramStart"/>
      <w:r w:rsidRPr="00F2039D">
        <w:rPr>
          <w:rFonts w:ascii="Times New Roman" w:hAnsi="Times New Roman" w:cs="Times New Roman"/>
          <w:i/>
          <w:iCs/>
          <w:sz w:val="24"/>
          <w:szCs w:val="24"/>
        </w:rPr>
        <w:t xml:space="preserve">acres, </w:t>
      </w:r>
      <w:r w:rsidR="006158C2" w:rsidRPr="00F2039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43815" w:rsidRPr="00F2039D">
        <w:rPr>
          <w:rFonts w:ascii="Times New Roman" w:hAnsi="Times New Roman" w:cs="Times New Roman"/>
          <w:i/>
          <w:iCs/>
          <w:sz w:val="24"/>
          <w:szCs w:val="24"/>
        </w:rPr>
        <w:t>35</w:t>
      </w:r>
      <w:proofErr w:type="gramEnd"/>
      <w:r w:rsidR="00A43815" w:rsidRPr="00F2039D">
        <w:rPr>
          <w:rFonts w:ascii="Times New Roman" w:hAnsi="Times New Roman" w:cs="Times New Roman"/>
          <w:i/>
          <w:iCs/>
          <w:sz w:val="24"/>
          <w:szCs w:val="24"/>
        </w:rPr>
        <w:t xml:space="preserve">% are </w:t>
      </w:r>
      <w:r w:rsidR="00DA2892" w:rsidRPr="00F2039D">
        <w:rPr>
          <w:rFonts w:ascii="Times New Roman" w:hAnsi="Times New Roman" w:cs="Times New Roman"/>
          <w:i/>
          <w:iCs/>
          <w:sz w:val="24"/>
          <w:szCs w:val="24"/>
        </w:rPr>
        <w:t xml:space="preserve">10-49 acres, </w:t>
      </w:r>
      <w:r w:rsidR="00DC10C1" w:rsidRPr="00F2039D">
        <w:rPr>
          <w:rFonts w:ascii="Times New Roman" w:hAnsi="Times New Roman" w:cs="Times New Roman"/>
          <w:i/>
          <w:iCs/>
          <w:sz w:val="24"/>
          <w:szCs w:val="24"/>
        </w:rPr>
        <w:t xml:space="preserve">16% are 50-149 acres so may be more accurate to say that an average farm in </w:t>
      </w:r>
      <w:r w:rsidR="00F2039D" w:rsidRPr="00F2039D">
        <w:rPr>
          <w:rFonts w:ascii="Times New Roman" w:hAnsi="Times New Roman" w:cs="Times New Roman"/>
          <w:i/>
          <w:iCs/>
          <w:sz w:val="24"/>
          <w:szCs w:val="24"/>
        </w:rPr>
        <w:t>Oregon</w:t>
      </w:r>
      <w:r w:rsidR="00DC10C1" w:rsidRPr="00F2039D">
        <w:rPr>
          <w:rFonts w:ascii="Times New Roman" w:hAnsi="Times New Roman" w:cs="Times New Roman"/>
          <w:i/>
          <w:iCs/>
          <w:sz w:val="24"/>
          <w:szCs w:val="24"/>
        </w:rPr>
        <w:t xml:space="preserve"> is </w:t>
      </w:r>
      <w:r w:rsidR="00AA6446" w:rsidRPr="00F2039D">
        <w:rPr>
          <w:rFonts w:ascii="Times New Roman" w:hAnsi="Times New Roman" w:cs="Times New Roman"/>
          <w:i/>
          <w:iCs/>
          <w:sz w:val="24"/>
          <w:szCs w:val="24"/>
        </w:rPr>
        <w:t xml:space="preserve">roughly </w:t>
      </w:r>
      <w:r w:rsidR="00EE3954" w:rsidRPr="00F2039D">
        <w:rPr>
          <w:rFonts w:ascii="Times New Roman" w:hAnsi="Times New Roman" w:cs="Times New Roman"/>
          <w:i/>
          <w:iCs/>
          <w:sz w:val="24"/>
          <w:szCs w:val="24"/>
          <w:u w:val="single"/>
        </w:rPr>
        <w:t>23.06</w:t>
      </w:r>
      <w:r w:rsidR="00AA6446" w:rsidRPr="00F2039D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acres</w:t>
      </w:r>
    </w:p>
    <w:p w14:paraId="33127E03" w14:textId="77777777" w:rsidR="006A03A1" w:rsidRDefault="006A03A1" w:rsidP="00DA4706">
      <w:pPr>
        <w:spacing w:after="0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7D3943F4" w14:textId="323669EB" w:rsidR="00F80FA2" w:rsidRPr="00F80FA2" w:rsidRDefault="00F80FA2" w:rsidP="006536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data is from USDA Quick Stats</w:t>
      </w:r>
      <w:r w:rsidR="008D7620">
        <w:rPr>
          <w:rFonts w:ascii="Times New Roman" w:hAnsi="Times New Roman" w:cs="Times New Roman"/>
          <w:sz w:val="24"/>
          <w:szCs w:val="24"/>
        </w:rPr>
        <w:t xml:space="preserve"> (</w:t>
      </w:r>
      <w:r w:rsidR="00090A37">
        <w:rPr>
          <w:rFonts w:ascii="Times New Roman" w:hAnsi="Times New Roman" w:cs="Times New Roman"/>
          <w:sz w:val="24"/>
          <w:szCs w:val="24"/>
        </w:rPr>
        <w:t>Vegetable</w:t>
      </w:r>
      <w:r w:rsidR="008D7620">
        <w:rPr>
          <w:rFonts w:ascii="Times New Roman" w:hAnsi="Times New Roman" w:cs="Times New Roman"/>
          <w:sz w:val="24"/>
          <w:szCs w:val="24"/>
        </w:rPr>
        <w:t xml:space="preserve"> / Oregon / 2024 / </w:t>
      </w:r>
      <w:proofErr w:type="gramStart"/>
      <w:r w:rsidR="008D7620">
        <w:rPr>
          <w:rFonts w:ascii="Times New Roman" w:hAnsi="Times New Roman" w:cs="Times New Roman"/>
          <w:sz w:val="24"/>
          <w:szCs w:val="24"/>
        </w:rPr>
        <w:t>Annual</w:t>
      </w:r>
      <w:r w:rsidR="00090A37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="00486CF9">
        <w:rPr>
          <w:rFonts w:ascii="Times New Roman" w:hAnsi="Times New Roman" w:cs="Times New Roman"/>
          <w:sz w:val="24"/>
          <w:szCs w:val="24"/>
        </w:rPr>
        <w:t xml:space="preserve"> + Bend Weather station for water use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25C16" w14:paraId="57791AB1" w14:textId="56CF9A1E" w:rsidTr="00825C16">
        <w:trPr>
          <w:trHeight w:val="20"/>
        </w:trPr>
        <w:tc>
          <w:tcPr>
            <w:tcW w:w="1250" w:type="pct"/>
            <w:shd w:val="clear" w:color="auto" w:fill="262626" w:themeFill="text1" w:themeFillTint="D9"/>
          </w:tcPr>
          <w:p w14:paraId="1340AACE" w14:textId="791875C0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7F3">
              <w:rPr>
                <w:rFonts w:ascii="Times New Roman" w:hAnsi="Times New Roman" w:cs="Times New Roman"/>
                <w:sz w:val="24"/>
                <w:szCs w:val="24"/>
              </w:rPr>
              <w:t>Crop</w:t>
            </w:r>
          </w:p>
        </w:tc>
        <w:tc>
          <w:tcPr>
            <w:tcW w:w="1250" w:type="pct"/>
            <w:shd w:val="clear" w:color="auto" w:fill="262626" w:themeFill="text1" w:themeFillTint="D9"/>
          </w:tcPr>
          <w:p w14:paraId="32E557D6" w14:textId="6C873A0F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Yield (y) CWT / acre</w:t>
            </w:r>
          </w:p>
        </w:tc>
        <w:tc>
          <w:tcPr>
            <w:tcW w:w="1250" w:type="pct"/>
            <w:shd w:val="clear" w:color="auto" w:fill="262626" w:themeFill="text1" w:themeFillTint="D9"/>
          </w:tcPr>
          <w:p w14:paraId="23676CA8" w14:textId="3735A376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Profit (p) $ / CWT</w:t>
            </w:r>
          </w:p>
        </w:tc>
        <w:tc>
          <w:tcPr>
            <w:tcW w:w="1250" w:type="pct"/>
            <w:shd w:val="clear" w:color="auto" w:fill="262626" w:themeFill="text1" w:themeFillTint="D9"/>
          </w:tcPr>
          <w:p w14:paraId="7558633C" w14:textId="4B9CEAEF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Crop water use </w:t>
            </w:r>
            <w:r w:rsidR="00486CF9">
              <w:rPr>
                <w:rFonts w:ascii="Times New Roman" w:hAnsi="Times New Roman" w:cs="Times New Roman"/>
                <w:sz w:val="24"/>
                <w:szCs w:val="24"/>
              </w:rPr>
              <w:t>(in)</w:t>
            </w:r>
          </w:p>
        </w:tc>
      </w:tr>
      <w:tr w:rsidR="00825C16" w14:paraId="68467B3C" w14:textId="5AE3FC0B" w:rsidTr="00825C16">
        <w:trPr>
          <w:trHeight w:val="20"/>
        </w:trPr>
        <w:tc>
          <w:tcPr>
            <w:tcW w:w="1250" w:type="pct"/>
            <w:shd w:val="clear" w:color="auto" w:fill="92D050"/>
          </w:tcPr>
          <w:p w14:paraId="5C01DE5A" w14:textId="4FDEB899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Beans, Snap</w:t>
            </w:r>
          </w:p>
        </w:tc>
        <w:tc>
          <w:tcPr>
            <w:tcW w:w="1250" w:type="pct"/>
            <w:shd w:val="clear" w:color="auto" w:fill="92D050"/>
          </w:tcPr>
          <w:p w14:paraId="4EBC0BAB" w14:textId="19466EA3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120 </w:t>
            </w:r>
          </w:p>
        </w:tc>
        <w:tc>
          <w:tcPr>
            <w:tcW w:w="1250" w:type="pct"/>
            <w:shd w:val="clear" w:color="auto" w:fill="92D050"/>
          </w:tcPr>
          <w:p w14:paraId="1F188B52" w14:textId="537A6516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15.8 </w:t>
            </w:r>
          </w:p>
        </w:tc>
        <w:tc>
          <w:tcPr>
            <w:tcW w:w="1250" w:type="pct"/>
            <w:shd w:val="clear" w:color="auto" w:fill="92D050"/>
          </w:tcPr>
          <w:p w14:paraId="77490696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C16" w14:paraId="2B4681BF" w14:textId="478EAB77" w:rsidTr="00825C16">
        <w:trPr>
          <w:trHeight w:val="20"/>
        </w:trPr>
        <w:tc>
          <w:tcPr>
            <w:tcW w:w="1250" w:type="pct"/>
            <w:shd w:val="clear" w:color="auto" w:fill="92D050"/>
          </w:tcPr>
          <w:p w14:paraId="72F28A14" w14:textId="34A3A730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Onions, Dry</w:t>
            </w:r>
          </w:p>
        </w:tc>
        <w:tc>
          <w:tcPr>
            <w:tcW w:w="1250" w:type="pct"/>
            <w:shd w:val="clear" w:color="auto" w:fill="92D050"/>
          </w:tcPr>
          <w:p w14:paraId="5DA826F0" w14:textId="1984DE07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641 </w:t>
            </w:r>
          </w:p>
        </w:tc>
        <w:tc>
          <w:tcPr>
            <w:tcW w:w="1250" w:type="pct"/>
            <w:shd w:val="clear" w:color="auto" w:fill="92D050"/>
          </w:tcPr>
          <w:p w14:paraId="16EAA0D4" w14:textId="0A0095AB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18.3</w:t>
            </w:r>
          </w:p>
        </w:tc>
        <w:tc>
          <w:tcPr>
            <w:tcW w:w="1250" w:type="pct"/>
            <w:shd w:val="clear" w:color="auto" w:fill="92D050"/>
          </w:tcPr>
          <w:p w14:paraId="4754E18D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C16" w14:paraId="4E3A9822" w14:textId="1E5DB897" w:rsidTr="00825C16">
        <w:trPr>
          <w:trHeight w:val="20"/>
        </w:trPr>
        <w:tc>
          <w:tcPr>
            <w:tcW w:w="1250" w:type="pct"/>
            <w:shd w:val="clear" w:color="auto" w:fill="92D050"/>
          </w:tcPr>
          <w:p w14:paraId="4AEC539A" w14:textId="1EDBE890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Peas, Green</w:t>
            </w:r>
          </w:p>
        </w:tc>
        <w:tc>
          <w:tcPr>
            <w:tcW w:w="1250" w:type="pct"/>
            <w:shd w:val="clear" w:color="auto" w:fill="92D050"/>
          </w:tcPr>
          <w:p w14:paraId="67502544" w14:textId="3AFD1FD7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250" w:type="pct"/>
            <w:shd w:val="clear" w:color="auto" w:fill="92D050"/>
          </w:tcPr>
          <w:p w14:paraId="08B2983E" w14:textId="7FEACC0E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1250" w:type="pct"/>
            <w:shd w:val="clear" w:color="auto" w:fill="92D050"/>
          </w:tcPr>
          <w:p w14:paraId="0C7F2E95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C16" w14:paraId="79A7EA5B" w14:textId="062AC6AD" w:rsidTr="00825C16">
        <w:trPr>
          <w:trHeight w:val="20"/>
        </w:trPr>
        <w:tc>
          <w:tcPr>
            <w:tcW w:w="1250" w:type="pct"/>
            <w:shd w:val="clear" w:color="auto" w:fill="BFBFBF" w:themeFill="background1" w:themeFillShade="BF"/>
          </w:tcPr>
          <w:p w14:paraId="38EB3AFA" w14:textId="6A569542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Potatoes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33424E81" w14:textId="1B18D447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625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11CA81DC" w14:textId="09B9010F" w:rsidR="00825C16" w:rsidRPr="005327F3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10.3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32148555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C16" w14:paraId="0AF8F5E7" w14:textId="584BE758" w:rsidTr="00825C16">
        <w:trPr>
          <w:trHeight w:val="20"/>
        </w:trPr>
        <w:tc>
          <w:tcPr>
            <w:tcW w:w="1250" w:type="pct"/>
            <w:shd w:val="clear" w:color="auto" w:fill="92D050"/>
          </w:tcPr>
          <w:p w14:paraId="45E3DD3B" w14:textId="502E307B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Squash</w:t>
            </w:r>
          </w:p>
        </w:tc>
        <w:tc>
          <w:tcPr>
            <w:tcW w:w="1250" w:type="pct"/>
            <w:shd w:val="clear" w:color="auto" w:fill="92D050"/>
          </w:tcPr>
          <w:p w14:paraId="51AB08A8" w14:textId="7D32B5CE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1250" w:type="pct"/>
            <w:shd w:val="clear" w:color="auto" w:fill="92D050"/>
          </w:tcPr>
          <w:p w14:paraId="29780846" w14:textId="5C768F63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16.1</w:t>
            </w:r>
          </w:p>
        </w:tc>
        <w:tc>
          <w:tcPr>
            <w:tcW w:w="1250" w:type="pct"/>
            <w:shd w:val="clear" w:color="auto" w:fill="92D050"/>
          </w:tcPr>
          <w:p w14:paraId="72F6F029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C16" w14:paraId="535EB556" w14:textId="066842E5" w:rsidTr="00825C16">
        <w:trPr>
          <w:trHeight w:val="20"/>
        </w:trPr>
        <w:tc>
          <w:tcPr>
            <w:tcW w:w="1250" w:type="pct"/>
            <w:shd w:val="clear" w:color="auto" w:fill="92D050"/>
          </w:tcPr>
          <w:p w14:paraId="4FBF93A1" w14:textId="51767712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Corn, Sweet</w:t>
            </w:r>
          </w:p>
        </w:tc>
        <w:tc>
          <w:tcPr>
            <w:tcW w:w="1250" w:type="pct"/>
            <w:shd w:val="clear" w:color="auto" w:fill="92D050"/>
          </w:tcPr>
          <w:p w14:paraId="038F7437" w14:textId="70E92413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50" w:type="pct"/>
            <w:shd w:val="clear" w:color="auto" w:fill="92D050"/>
          </w:tcPr>
          <w:p w14:paraId="316A0499" w14:textId="7A3D1E65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11.4</w:t>
            </w:r>
          </w:p>
        </w:tc>
        <w:tc>
          <w:tcPr>
            <w:tcW w:w="1250" w:type="pct"/>
            <w:shd w:val="clear" w:color="auto" w:fill="92D050"/>
          </w:tcPr>
          <w:p w14:paraId="68DAF12E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C16" w14:paraId="0649BCB7" w14:textId="32634F13" w:rsidTr="00825C16">
        <w:trPr>
          <w:trHeight w:val="20"/>
        </w:trPr>
        <w:tc>
          <w:tcPr>
            <w:tcW w:w="1250" w:type="pct"/>
            <w:shd w:val="clear" w:color="auto" w:fill="BFBFBF" w:themeFill="background1" w:themeFillShade="BF"/>
          </w:tcPr>
          <w:p w14:paraId="512AC8E4" w14:textId="4F7DFD7A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Hay, (excl alfalfa)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7169A46C" w14:textId="6256AB8B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39.29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7CD5BC04" w14:textId="3AFA8760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12.2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26DD4BD1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C16" w14:paraId="35D5FAA7" w14:textId="12B26872" w:rsidTr="00825C16">
        <w:trPr>
          <w:trHeight w:val="20"/>
        </w:trPr>
        <w:tc>
          <w:tcPr>
            <w:tcW w:w="1250" w:type="pct"/>
            <w:shd w:val="clear" w:color="auto" w:fill="BFBFBF" w:themeFill="background1" w:themeFillShade="BF"/>
          </w:tcPr>
          <w:p w14:paraId="2E4F7E30" w14:textId="4011EDE5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Hay, Alfalfa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3AA8CB95" w14:textId="6D8D941D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78.6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7896EC4A" w14:textId="0BDE1AA3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12.15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615D96E2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C16" w14:paraId="51D0471B" w14:textId="5E724227" w:rsidTr="00825C16">
        <w:trPr>
          <w:trHeight w:val="20"/>
        </w:trPr>
        <w:tc>
          <w:tcPr>
            <w:tcW w:w="1250" w:type="pct"/>
            <w:shd w:val="clear" w:color="auto" w:fill="BFBFBF" w:themeFill="background1" w:themeFillShade="BF"/>
          </w:tcPr>
          <w:p w14:paraId="55135406" w14:textId="51B993E8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Corn, Grain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618B49B6" w14:textId="337BCFDF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116.5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3797BBA9" w14:textId="15CAAFBA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9.91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6060BB24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C16" w14:paraId="5AD7925C" w14:textId="79F84045" w:rsidTr="00825C16">
        <w:trPr>
          <w:trHeight w:val="20"/>
        </w:trPr>
        <w:tc>
          <w:tcPr>
            <w:tcW w:w="1250" w:type="pct"/>
            <w:shd w:val="clear" w:color="auto" w:fill="BFBFBF" w:themeFill="background1" w:themeFillShade="BF"/>
          </w:tcPr>
          <w:p w14:paraId="0C41DBFA" w14:textId="1FE776C5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Wheat, Winter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55A0B087" w14:textId="7A20810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10A1196A" w14:textId="02914C33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9.08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43C6A25C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C16" w14:paraId="0983C736" w14:textId="364F70AD" w:rsidTr="00825C16">
        <w:trPr>
          <w:trHeight w:val="20"/>
        </w:trPr>
        <w:tc>
          <w:tcPr>
            <w:tcW w:w="1250" w:type="pct"/>
            <w:shd w:val="clear" w:color="auto" w:fill="BFBFBF" w:themeFill="background1" w:themeFillShade="BF"/>
          </w:tcPr>
          <w:p w14:paraId="2E521A81" w14:textId="3B906389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Wheat, Spring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1ECF9DC8" w14:textId="25951C0C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1DE4D01C" w14:textId="0EC68AE0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9.08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20A25ABE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C16" w14:paraId="6F7F553B" w14:textId="0F7FDFDA" w:rsidTr="00825C16">
        <w:trPr>
          <w:trHeight w:val="20"/>
        </w:trPr>
        <w:tc>
          <w:tcPr>
            <w:tcW w:w="1250" w:type="pct"/>
            <w:shd w:val="clear" w:color="auto" w:fill="92D050"/>
          </w:tcPr>
          <w:p w14:paraId="14EF8CD3" w14:textId="2773D9B5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Hops</w:t>
            </w:r>
          </w:p>
        </w:tc>
        <w:tc>
          <w:tcPr>
            <w:tcW w:w="1250" w:type="pct"/>
            <w:shd w:val="clear" w:color="auto" w:fill="92D050"/>
          </w:tcPr>
          <w:p w14:paraId="44FA3E03" w14:textId="32165FD4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15.46</w:t>
            </w:r>
          </w:p>
        </w:tc>
        <w:tc>
          <w:tcPr>
            <w:tcW w:w="1250" w:type="pct"/>
            <w:shd w:val="clear" w:color="auto" w:fill="92D050"/>
          </w:tcPr>
          <w:p w14:paraId="4F29DE3E" w14:textId="174B2FCE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0.05178</w:t>
            </w:r>
          </w:p>
        </w:tc>
        <w:tc>
          <w:tcPr>
            <w:tcW w:w="1250" w:type="pct"/>
            <w:shd w:val="clear" w:color="auto" w:fill="92D050"/>
          </w:tcPr>
          <w:p w14:paraId="37BB63D8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C16" w14:paraId="1E57D6D6" w14:textId="2AF23168" w:rsidTr="00825C16">
        <w:trPr>
          <w:trHeight w:val="20"/>
        </w:trPr>
        <w:tc>
          <w:tcPr>
            <w:tcW w:w="1250" w:type="pct"/>
            <w:shd w:val="clear" w:color="auto" w:fill="BFBFBF" w:themeFill="background1" w:themeFillShade="BF"/>
          </w:tcPr>
          <w:p w14:paraId="40E66A63" w14:textId="464BA585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Barley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628C2CB5" w14:textId="7481E908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22.6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369C064E" w14:textId="680B4E84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9.27</w:t>
            </w:r>
          </w:p>
        </w:tc>
        <w:tc>
          <w:tcPr>
            <w:tcW w:w="1250" w:type="pct"/>
            <w:shd w:val="clear" w:color="auto" w:fill="BFBFBF" w:themeFill="background1" w:themeFillShade="BF"/>
          </w:tcPr>
          <w:p w14:paraId="285E37C0" w14:textId="77777777" w:rsidR="00825C16" w:rsidRDefault="00825C16" w:rsidP="00DA47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0A29FB" w14:textId="3F8E824B" w:rsidR="00F2039D" w:rsidRDefault="00FA0ADF" w:rsidP="00FA0A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FA0ADF">
        <w:rPr>
          <w:rFonts w:ascii="Times New Roman" w:hAnsi="Times New Roman" w:cs="Times New Roman"/>
          <w:sz w:val="24"/>
          <w:szCs w:val="24"/>
          <w:highlight w:val="darkGray"/>
        </w:rPr>
        <w:t>field</w:t>
      </w:r>
      <w:proofErr w:type="gramEnd"/>
      <w:r w:rsidRPr="00FA0ADF">
        <w:rPr>
          <w:rFonts w:ascii="Times New Roman" w:hAnsi="Times New Roman" w:cs="Times New Roman"/>
          <w:sz w:val="24"/>
          <w:szCs w:val="24"/>
          <w:highlight w:val="darkGray"/>
        </w:rPr>
        <w:t xml:space="preserve"> crops</w:t>
      </w:r>
    </w:p>
    <w:p w14:paraId="209CF03A" w14:textId="217DF469" w:rsidR="00FA0ADF" w:rsidRDefault="00FA0ADF" w:rsidP="00FA0A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098C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4E098C">
        <w:rPr>
          <w:rFonts w:ascii="Times New Roman" w:hAnsi="Times New Roman" w:cs="Times New Roman"/>
          <w:sz w:val="24"/>
          <w:szCs w:val="24"/>
          <w:highlight w:val="green"/>
        </w:rPr>
        <w:t>vegetables</w:t>
      </w:r>
      <w:proofErr w:type="gramEnd"/>
    </w:p>
    <w:p w14:paraId="467EA62B" w14:textId="77777777" w:rsidR="004E098C" w:rsidRPr="00FA0ADF" w:rsidRDefault="004E098C" w:rsidP="00FA0AD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F25B54" w14:textId="1B853024" w:rsidR="00F2039D" w:rsidRPr="00AA0398" w:rsidRDefault="00AA0398" w:rsidP="00DA470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Planting &amp; Harvesting data </w:t>
      </w:r>
      <w:r w:rsidR="008E4016">
        <w:rPr>
          <w:rFonts w:ascii="Times New Roman" w:hAnsi="Times New Roman" w:cs="Times New Roman"/>
          <w:sz w:val="24"/>
          <w:szCs w:val="24"/>
        </w:rPr>
        <w:t>to determine periods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803"/>
        <w:gridCol w:w="910"/>
        <w:gridCol w:w="791"/>
        <w:gridCol w:w="870"/>
        <w:gridCol w:w="771"/>
        <w:gridCol w:w="748"/>
        <w:gridCol w:w="805"/>
        <w:gridCol w:w="782"/>
        <w:gridCol w:w="777"/>
        <w:gridCol w:w="665"/>
        <w:gridCol w:w="663"/>
      </w:tblGrid>
      <w:tr w:rsidR="00FD154A" w14:paraId="1131CDE3" w14:textId="1E5CCA1A" w:rsidTr="001B2BA2">
        <w:tc>
          <w:tcPr>
            <w:tcW w:w="765" w:type="dxa"/>
          </w:tcPr>
          <w:p w14:paraId="12F1A7A4" w14:textId="7DE580F0" w:rsidR="00097023" w:rsidRDefault="0009702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</w:t>
            </w:r>
          </w:p>
        </w:tc>
        <w:tc>
          <w:tcPr>
            <w:tcW w:w="803" w:type="dxa"/>
          </w:tcPr>
          <w:p w14:paraId="5BB8E803" w14:textId="2D4F2390" w:rsidR="00097023" w:rsidRDefault="0009702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Feb</w:t>
            </w:r>
          </w:p>
        </w:tc>
        <w:tc>
          <w:tcPr>
            <w:tcW w:w="910" w:type="dxa"/>
            <w:tcBorders>
              <w:right w:val="single" w:sz="18" w:space="0" w:color="auto"/>
            </w:tcBorders>
          </w:tcPr>
          <w:p w14:paraId="5FA9A616" w14:textId="0852B908" w:rsidR="00097023" w:rsidRDefault="0009702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</w:t>
            </w:r>
          </w:p>
        </w:tc>
        <w:tc>
          <w:tcPr>
            <w:tcW w:w="791" w:type="dxa"/>
            <w:tcBorders>
              <w:left w:val="single" w:sz="18" w:space="0" w:color="auto"/>
            </w:tcBorders>
          </w:tcPr>
          <w:p w14:paraId="0A558285" w14:textId="7D35556B" w:rsidR="00097023" w:rsidRDefault="0009702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</w:p>
        </w:tc>
        <w:tc>
          <w:tcPr>
            <w:tcW w:w="870" w:type="dxa"/>
          </w:tcPr>
          <w:p w14:paraId="0D7CEAB5" w14:textId="533E8953" w:rsidR="00097023" w:rsidRDefault="0009702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771" w:type="dxa"/>
            <w:tcBorders>
              <w:right w:val="single" w:sz="18" w:space="0" w:color="auto"/>
            </w:tcBorders>
          </w:tcPr>
          <w:p w14:paraId="0C44D2B0" w14:textId="418578E5" w:rsidR="00097023" w:rsidRDefault="0009702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Jun</w:t>
            </w:r>
          </w:p>
        </w:tc>
        <w:tc>
          <w:tcPr>
            <w:tcW w:w="748" w:type="dxa"/>
            <w:tcBorders>
              <w:left w:val="single" w:sz="18" w:space="0" w:color="auto"/>
            </w:tcBorders>
          </w:tcPr>
          <w:p w14:paraId="47534E81" w14:textId="79AACDF8" w:rsidR="00097023" w:rsidRDefault="0009702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</w:t>
            </w:r>
          </w:p>
        </w:tc>
        <w:tc>
          <w:tcPr>
            <w:tcW w:w="805" w:type="dxa"/>
          </w:tcPr>
          <w:p w14:paraId="61F776EA" w14:textId="7F72BDA5" w:rsidR="00097023" w:rsidRDefault="0009702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</w:t>
            </w:r>
          </w:p>
        </w:tc>
        <w:tc>
          <w:tcPr>
            <w:tcW w:w="782" w:type="dxa"/>
            <w:tcBorders>
              <w:right w:val="single" w:sz="18" w:space="0" w:color="auto"/>
            </w:tcBorders>
          </w:tcPr>
          <w:p w14:paraId="6D99D6DB" w14:textId="3C200DBB" w:rsidR="00097023" w:rsidRDefault="0009702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</w:t>
            </w:r>
          </w:p>
        </w:tc>
        <w:tc>
          <w:tcPr>
            <w:tcW w:w="777" w:type="dxa"/>
            <w:tcBorders>
              <w:left w:val="single" w:sz="18" w:space="0" w:color="auto"/>
            </w:tcBorders>
          </w:tcPr>
          <w:p w14:paraId="41D48652" w14:textId="35EBBB1B" w:rsidR="00097023" w:rsidRDefault="0009702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Oct</w:t>
            </w:r>
          </w:p>
        </w:tc>
        <w:tc>
          <w:tcPr>
            <w:tcW w:w="665" w:type="dxa"/>
          </w:tcPr>
          <w:p w14:paraId="25997E05" w14:textId="5FBBBC6A" w:rsidR="00097023" w:rsidRDefault="0009702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</w:t>
            </w:r>
          </w:p>
        </w:tc>
        <w:tc>
          <w:tcPr>
            <w:tcW w:w="663" w:type="dxa"/>
          </w:tcPr>
          <w:p w14:paraId="68C1F9B8" w14:textId="1AB52375" w:rsidR="00097023" w:rsidRDefault="0009702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</w:p>
        </w:tc>
      </w:tr>
      <w:tr w:rsidR="00BE0326" w14:paraId="5C674129" w14:textId="19BE7F0B" w:rsidTr="001B2BA2">
        <w:tc>
          <w:tcPr>
            <w:tcW w:w="765" w:type="dxa"/>
          </w:tcPr>
          <w:p w14:paraId="3EB425A0" w14:textId="77777777" w:rsidR="00BE0326" w:rsidRDefault="00BE0326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</w:tcPr>
          <w:p w14:paraId="201452C1" w14:textId="77777777" w:rsidR="00BE0326" w:rsidRDefault="00BE0326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5" w:type="dxa"/>
            <w:gridSpan w:val="6"/>
            <w:shd w:val="clear" w:color="auto" w:fill="BFBFBF" w:themeFill="background1" w:themeFillShade="BF"/>
          </w:tcPr>
          <w:p w14:paraId="651390EF" w14:textId="30164A96" w:rsidR="00BE0326" w:rsidRDefault="00BE0326" w:rsidP="008E4016">
            <w:pPr>
              <w:tabs>
                <w:tab w:val="left" w:pos="1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Barley</w:t>
            </w:r>
          </w:p>
        </w:tc>
        <w:tc>
          <w:tcPr>
            <w:tcW w:w="782" w:type="dxa"/>
            <w:tcBorders>
              <w:right w:val="single" w:sz="18" w:space="0" w:color="auto"/>
            </w:tcBorders>
          </w:tcPr>
          <w:p w14:paraId="3AAC1843" w14:textId="77777777" w:rsidR="00BE0326" w:rsidRDefault="00BE0326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" w:type="dxa"/>
            <w:tcBorders>
              <w:left w:val="single" w:sz="18" w:space="0" w:color="auto"/>
            </w:tcBorders>
          </w:tcPr>
          <w:p w14:paraId="772B8A58" w14:textId="77777777" w:rsidR="00BE0326" w:rsidRDefault="00BE0326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</w:tcPr>
          <w:p w14:paraId="618CA5EF" w14:textId="77777777" w:rsidR="00BE0326" w:rsidRDefault="00BE0326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3C1C8756" w14:textId="77777777" w:rsidR="00BE0326" w:rsidRDefault="00BE0326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B64" w14:paraId="46B85041" w14:textId="65EE9F5D" w:rsidTr="001B2BA2">
        <w:tc>
          <w:tcPr>
            <w:tcW w:w="765" w:type="dxa"/>
          </w:tcPr>
          <w:p w14:paraId="003BB104" w14:textId="77777777" w:rsidR="009A3B64" w:rsidRDefault="009A3B64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</w:tcPr>
          <w:p w14:paraId="0D02A83E" w14:textId="77777777" w:rsidR="009A3B64" w:rsidRDefault="009A3B64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right w:val="single" w:sz="18" w:space="0" w:color="auto"/>
            </w:tcBorders>
          </w:tcPr>
          <w:p w14:paraId="39FD186F" w14:textId="77777777" w:rsidR="009A3B64" w:rsidRDefault="009A3B64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9" w:type="dxa"/>
            <w:gridSpan w:val="8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12F73807" w14:textId="04A8AEAA" w:rsidR="009A3B64" w:rsidRDefault="009A3B64" w:rsidP="008E40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Corn, Grain</w:t>
            </w:r>
          </w:p>
        </w:tc>
        <w:tc>
          <w:tcPr>
            <w:tcW w:w="663" w:type="dxa"/>
          </w:tcPr>
          <w:p w14:paraId="0E6498FE" w14:textId="77777777" w:rsidR="009A3B64" w:rsidRDefault="009A3B64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67C9" w14:paraId="4F6C696A" w14:textId="3410AC2F" w:rsidTr="001B2BA2">
        <w:tc>
          <w:tcPr>
            <w:tcW w:w="765" w:type="dxa"/>
          </w:tcPr>
          <w:p w14:paraId="27EB9B3E" w14:textId="77777777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</w:tcPr>
          <w:p w14:paraId="14AF53E5" w14:textId="77777777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right w:val="single" w:sz="18" w:space="0" w:color="auto"/>
            </w:tcBorders>
          </w:tcPr>
          <w:p w14:paraId="25323EC7" w14:textId="77777777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7" w:type="dxa"/>
            <w:gridSpan w:val="6"/>
            <w:tcBorders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EB6A355" w14:textId="3C6E0151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Hay,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alfafa</w:t>
            </w:r>
            <w:proofErr w:type="spellEnd"/>
          </w:p>
        </w:tc>
        <w:tc>
          <w:tcPr>
            <w:tcW w:w="777" w:type="dxa"/>
            <w:tcBorders>
              <w:left w:val="single" w:sz="18" w:space="0" w:color="auto"/>
            </w:tcBorders>
          </w:tcPr>
          <w:p w14:paraId="5FA4C6D3" w14:textId="77777777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</w:tcPr>
          <w:p w14:paraId="26D33DB1" w14:textId="77777777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7EAA4D47" w14:textId="77777777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67C9" w14:paraId="6B40F0FE" w14:textId="63FBDB0B" w:rsidTr="001B2BA2">
        <w:tc>
          <w:tcPr>
            <w:tcW w:w="765" w:type="dxa"/>
          </w:tcPr>
          <w:p w14:paraId="0D14DC68" w14:textId="77777777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</w:tcPr>
          <w:p w14:paraId="74582D89" w14:textId="77777777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right w:val="single" w:sz="18" w:space="0" w:color="auto"/>
            </w:tcBorders>
          </w:tcPr>
          <w:p w14:paraId="75D7E3F7" w14:textId="77777777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44" w:type="dxa"/>
            <w:gridSpan w:val="7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5215831" w14:textId="2133F260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Hay, other</w:t>
            </w:r>
          </w:p>
        </w:tc>
        <w:tc>
          <w:tcPr>
            <w:tcW w:w="665" w:type="dxa"/>
          </w:tcPr>
          <w:p w14:paraId="56B53673" w14:textId="77777777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500F290F" w14:textId="77777777" w:rsidR="004267C9" w:rsidRDefault="004267C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2A1C" w14:paraId="27738D2D" w14:textId="77777777" w:rsidTr="001B2BA2">
        <w:tc>
          <w:tcPr>
            <w:tcW w:w="765" w:type="dxa"/>
          </w:tcPr>
          <w:p w14:paraId="192164C5" w14:textId="77777777" w:rsidR="00F82A1C" w:rsidRDefault="00F82A1C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</w:tcPr>
          <w:p w14:paraId="312388D9" w14:textId="77777777" w:rsidR="00F82A1C" w:rsidRDefault="00F82A1C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right w:val="single" w:sz="18" w:space="0" w:color="auto"/>
            </w:tcBorders>
          </w:tcPr>
          <w:p w14:paraId="3B45B7E9" w14:textId="77777777" w:rsidR="00F82A1C" w:rsidRDefault="00F82A1C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44" w:type="dxa"/>
            <w:gridSpan w:val="7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5DE87BAA" w14:textId="6BE42E8D" w:rsidR="00F82A1C" w:rsidRDefault="00F82A1C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Potatoes</w:t>
            </w:r>
          </w:p>
        </w:tc>
        <w:tc>
          <w:tcPr>
            <w:tcW w:w="665" w:type="dxa"/>
          </w:tcPr>
          <w:p w14:paraId="3ADD006D" w14:textId="77777777" w:rsidR="00F82A1C" w:rsidRDefault="00F82A1C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4B661D01" w14:textId="77777777" w:rsidR="00F82A1C" w:rsidRDefault="00F82A1C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A1F" w14:paraId="647503B4" w14:textId="77777777" w:rsidTr="001B2BA2">
        <w:tc>
          <w:tcPr>
            <w:tcW w:w="765" w:type="dxa"/>
          </w:tcPr>
          <w:p w14:paraId="05884F6E" w14:textId="77777777" w:rsidR="00F03A1F" w:rsidRDefault="00F03A1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</w:tcPr>
          <w:p w14:paraId="595BDD57" w14:textId="77777777" w:rsidR="00F03A1F" w:rsidRDefault="00F03A1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right w:val="single" w:sz="18" w:space="0" w:color="auto"/>
            </w:tcBorders>
          </w:tcPr>
          <w:p w14:paraId="34473D28" w14:textId="77777777" w:rsidR="00F03A1F" w:rsidRDefault="00F03A1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0" w:type="dxa"/>
            <w:gridSpan w:val="4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2EAD110E" w14:textId="3727D162" w:rsidR="00F03A1F" w:rsidRDefault="00F03A1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Wheat, spring</w:t>
            </w:r>
          </w:p>
        </w:tc>
        <w:tc>
          <w:tcPr>
            <w:tcW w:w="805" w:type="dxa"/>
          </w:tcPr>
          <w:p w14:paraId="40741AAE" w14:textId="77777777" w:rsidR="00F03A1F" w:rsidRDefault="00F03A1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right w:val="single" w:sz="18" w:space="0" w:color="auto"/>
            </w:tcBorders>
          </w:tcPr>
          <w:p w14:paraId="413061D3" w14:textId="77777777" w:rsidR="00F03A1F" w:rsidRDefault="00F03A1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" w:type="dxa"/>
            <w:tcBorders>
              <w:left w:val="single" w:sz="18" w:space="0" w:color="auto"/>
            </w:tcBorders>
          </w:tcPr>
          <w:p w14:paraId="7825A29B" w14:textId="77777777" w:rsidR="00F03A1F" w:rsidRDefault="00F03A1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</w:tcPr>
          <w:p w14:paraId="56DC1509" w14:textId="77777777" w:rsidR="00F03A1F" w:rsidRDefault="00F03A1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541FD681" w14:textId="77777777" w:rsidR="00F03A1F" w:rsidRDefault="00F03A1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EDC" w14:paraId="160E1C84" w14:textId="77777777" w:rsidTr="001B2BA2">
        <w:tc>
          <w:tcPr>
            <w:tcW w:w="5658" w:type="dxa"/>
            <w:gridSpan w:val="7"/>
            <w:shd w:val="clear" w:color="auto" w:fill="BFBFBF" w:themeFill="background1" w:themeFillShade="BF"/>
          </w:tcPr>
          <w:p w14:paraId="210F40DB" w14:textId="77777777" w:rsidR="00512EDC" w:rsidRDefault="00512EDC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5" w:type="dxa"/>
          </w:tcPr>
          <w:p w14:paraId="6137D9B6" w14:textId="77777777" w:rsidR="00512EDC" w:rsidRDefault="00512EDC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2" w:type="dxa"/>
            <w:tcBorders>
              <w:right w:val="single" w:sz="18" w:space="0" w:color="auto"/>
            </w:tcBorders>
          </w:tcPr>
          <w:p w14:paraId="36A81840" w14:textId="77777777" w:rsidR="00512EDC" w:rsidRDefault="00512EDC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  <w:gridSpan w:val="3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122AFBE4" w14:textId="3A939EB1" w:rsidR="00512EDC" w:rsidRDefault="00512EDC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Wheat, winter</w:t>
            </w:r>
          </w:p>
        </w:tc>
      </w:tr>
      <w:tr w:rsidR="00356EF9" w14:paraId="195612F6" w14:textId="77777777" w:rsidTr="001B2BA2">
        <w:tc>
          <w:tcPr>
            <w:tcW w:w="765" w:type="dxa"/>
          </w:tcPr>
          <w:p w14:paraId="687E5C2D" w14:textId="77777777" w:rsidR="00356EF9" w:rsidRDefault="00356EF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</w:tcPr>
          <w:p w14:paraId="52A30E73" w14:textId="77777777" w:rsidR="00356EF9" w:rsidRDefault="00356EF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right w:val="single" w:sz="18" w:space="0" w:color="auto"/>
            </w:tcBorders>
          </w:tcPr>
          <w:p w14:paraId="546E4564" w14:textId="77777777" w:rsidR="00356EF9" w:rsidRDefault="00356EF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1" w:type="dxa"/>
            <w:tcBorders>
              <w:left w:val="single" w:sz="18" w:space="0" w:color="auto"/>
            </w:tcBorders>
          </w:tcPr>
          <w:p w14:paraId="2568F196" w14:textId="77777777" w:rsidR="00356EF9" w:rsidRDefault="00356EF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6" w:type="dxa"/>
            <w:gridSpan w:val="5"/>
            <w:tcBorders>
              <w:right w:val="single" w:sz="18" w:space="0" w:color="auto"/>
            </w:tcBorders>
            <w:shd w:val="clear" w:color="auto" w:fill="92D050"/>
          </w:tcPr>
          <w:p w14:paraId="62FDDFCF" w14:textId="1055B1B9" w:rsidR="00356EF9" w:rsidRDefault="00356EF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Beans, snap</w:t>
            </w:r>
          </w:p>
        </w:tc>
        <w:tc>
          <w:tcPr>
            <w:tcW w:w="777" w:type="dxa"/>
            <w:tcBorders>
              <w:left w:val="single" w:sz="18" w:space="0" w:color="auto"/>
            </w:tcBorders>
          </w:tcPr>
          <w:p w14:paraId="407FE0FD" w14:textId="77777777" w:rsidR="00356EF9" w:rsidRDefault="00356EF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</w:tcPr>
          <w:p w14:paraId="04E72D1F" w14:textId="77777777" w:rsidR="00356EF9" w:rsidRDefault="00356EF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33BA9E42" w14:textId="77777777" w:rsidR="00356EF9" w:rsidRDefault="00356EF9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86F" w14:paraId="6FEFBF38" w14:textId="77777777" w:rsidTr="001B2BA2">
        <w:tc>
          <w:tcPr>
            <w:tcW w:w="765" w:type="dxa"/>
          </w:tcPr>
          <w:p w14:paraId="236D976F" w14:textId="77777777" w:rsidR="0010586F" w:rsidRDefault="0010586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</w:tcPr>
          <w:p w14:paraId="3E5746E7" w14:textId="77777777" w:rsidR="0010586F" w:rsidRDefault="0010586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right w:val="single" w:sz="18" w:space="0" w:color="auto"/>
            </w:tcBorders>
          </w:tcPr>
          <w:p w14:paraId="3547F3FF" w14:textId="77777777" w:rsidR="0010586F" w:rsidRDefault="0010586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7" w:type="dxa"/>
            <w:gridSpan w:val="6"/>
            <w:tcBorders>
              <w:left w:val="single" w:sz="18" w:space="0" w:color="auto"/>
              <w:right w:val="single" w:sz="18" w:space="0" w:color="auto"/>
            </w:tcBorders>
            <w:shd w:val="clear" w:color="auto" w:fill="92D050"/>
          </w:tcPr>
          <w:p w14:paraId="19B99569" w14:textId="25DA9EE2" w:rsidR="0010586F" w:rsidRDefault="0010586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Corn, sweet</w:t>
            </w:r>
          </w:p>
        </w:tc>
        <w:tc>
          <w:tcPr>
            <w:tcW w:w="777" w:type="dxa"/>
            <w:tcBorders>
              <w:left w:val="single" w:sz="18" w:space="0" w:color="auto"/>
            </w:tcBorders>
          </w:tcPr>
          <w:p w14:paraId="7FA5A599" w14:textId="77777777" w:rsidR="0010586F" w:rsidRDefault="0010586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</w:tcPr>
          <w:p w14:paraId="10CED13A" w14:textId="77777777" w:rsidR="0010586F" w:rsidRDefault="0010586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693D4E3F" w14:textId="77777777" w:rsidR="0010586F" w:rsidRDefault="0010586F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553" w14:paraId="6D76B780" w14:textId="77777777" w:rsidTr="001B2BA2">
        <w:tc>
          <w:tcPr>
            <w:tcW w:w="765" w:type="dxa"/>
          </w:tcPr>
          <w:p w14:paraId="7FC570A0" w14:textId="77777777" w:rsidR="00BA4553" w:rsidRDefault="00BA455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</w:tcPr>
          <w:p w14:paraId="547E93D9" w14:textId="77777777" w:rsidR="00BA4553" w:rsidRDefault="00BA455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5" w:type="dxa"/>
            <w:gridSpan w:val="6"/>
            <w:shd w:val="clear" w:color="auto" w:fill="92D050"/>
          </w:tcPr>
          <w:p w14:paraId="504EFF04" w14:textId="00D016A5" w:rsidR="00BA4553" w:rsidRDefault="00BA455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Onions</w:t>
            </w:r>
          </w:p>
        </w:tc>
        <w:tc>
          <w:tcPr>
            <w:tcW w:w="782" w:type="dxa"/>
            <w:tcBorders>
              <w:right w:val="single" w:sz="18" w:space="0" w:color="auto"/>
            </w:tcBorders>
          </w:tcPr>
          <w:p w14:paraId="019A2D86" w14:textId="77777777" w:rsidR="00BA4553" w:rsidRDefault="00BA455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7" w:type="dxa"/>
            <w:tcBorders>
              <w:left w:val="single" w:sz="18" w:space="0" w:color="auto"/>
            </w:tcBorders>
          </w:tcPr>
          <w:p w14:paraId="12D124D4" w14:textId="77777777" w:rsidR="00BA4553" w:rsidRDefault="00BA455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</w:tcPr>
          <w:p w14:paraId="7C7EA6DD" w14:textId="77777777" w:rsidR="00BA4553" w:rsidRDefault="00BA455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21D46D6D" w14:textId="77777777" w:rsidR="00BA4553" w:rsidRDefault="00BA455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4208" w14:paraId="52547248" w14:textId="77777777" w:rsidTr="001B2BA2">
        <w:tc>
          <w:tcPr>
            <w:tcW w:w="765" w:type="dxa"/>
          </w:tcPr>
          <w:p w14:paraId="3743BDCB" w14:textId="77777777" w:rsidR="00CB4208" w:rsidRDefault="00CB4208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</w:tcPr>
          <w:p w14:paraId="3CD4D616" w14:textId="77777777" w:rsidR="00CB4208" w:rsidRDefault="00CB4208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right w:val="single" w:sz="18" w:space="0" w:color="auto"/>
            </w:tcBorders>
          </w:tcPr>
          <w:p w14:paraId="4C25CC74" w14:textId="77777777" w:rsidR="00CB4208" w:rsidRDefault="00CB4208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1" w:type="dxa"/>
            <w:tcBorders>
              <w:left w:val="single" w:sz="18" w:space="0" w:color="auto"/>
            </w:tcBorders>
            <w:shd w:val="clear" w:color="auto" w:fill="auto"/>
          </w:tcPr>
          <w:p w14:paraId="61215C66" w14:textId="77777777" w:rsidR="00CB4208" w:rsidRDefault="00CB4208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6" w:type="dxa"/>
            <w:gridSpan w:val="5"/>
            <w:tcBorders>
              <w:right w:val="single" w:sz="18" w:space="0" w:color="auto"/>
            </w:tcBorders>
            <w:shd w:val="clear" w:color="auto" w:fill="92D050"/>
          </w:tcPr>
          <w:p w14:paraId="7D0227DA" w14:textId="703147B1" w:rsidR="00CB4208" w:rsidRDefault="00CB4208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squash</w:t>
            </w:r>
          </w:p>
        </w:tc>
        <w:tc>
          <w:tcPr>
            <w:tcW w:w="777" w:type="dxa"/>
            <w:tcBorders>
              <w:left w:val="single" w:sz="18" w:space="0" w:color="auto"/>
            </w:tcBorders>
          </w:tcPr>
          <w:p w14:paraId="56BFD8DF" w14:textId="77777777" w:rsidR="00CB4208" w:rsidRDefault="00CB4208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</w:tcPr>
          <w:p w14:paraId="18EFB476" w14:textId="77777777" w:rsidR="00CB4208" w:rsidRDefault="00CB4208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3EEAD75A" w14:textId="77777777" w:rsidR="00CB4208" w:rsidRDefault="00CB4208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1E13" w14:paraId="121C1BEC" w14:textId="77777777" w:rsidTr="001B2BA2">
        <w:tc>
          <w:tcPr>
            <w:tcW w:w="765" w:type="dxa"/>
          </w:tcPr>
          <w:p w14:paraId="4A8EB2CE" w14:textId="77777777" w:rsidR="00E31E13" w:rsidRDefault="00E31E1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</w:tcPr>
          <w:p w14:paraId="5F6E59FB" w14:textId="07155960" w:rsidR="00E31E13" w:rsidRDefault="00E31E1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right w:val="single" w:sz="18" w:space="0" w:color="auto"/>
            </w:tcBorders>
          </w:tcPr>
          <w:p w14:paraId="277EE786" w14:textId="77777777" w:rsidR="00E31E13" w:rsidRDefault="00E31E1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2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92D050"/>
          </w:tcPr>
          <w:p w14:paraId="5664E222" w14:textId="25721D58" w:rsidR="00E31E13" w:rsidRDefault="00E31E1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Peas, Green</w:t>
            </w:r>
          </w:p>
        </w:tc>
        <w:tc>
          <w:tcPr>
            <w:tcW w:w="748" w:type="dxa"/>
            <w:tcBorders>
              <w:left w:val="single" w:sz="18" w:space="0" w:color="auto"/>
            </w:tcBorders>
          </w:tcPr>
          <w:p w14:paraId="77440A04" w14:textId="77777777" w:rsidR="00E31E13" w:rsidRDefault="00E31E1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4" w:type="dxa"/>
            <w:gridSpan w:val="3"/>
            <w:shd w:val="clear" w:color="auto" w:fill="92D050"/>
          </w:tcPr>
          <w:p w14:paraId="4CC88A8C" w14:textId="4459DDFA" w:rsidR="00E31E13" w:rsidRDefault="00E31E1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Peas, Green</w:t>
            </w:r>
          </w:p>
        </w:tc>
        <w:tc>
          <w:tcPr>
            <w:tcW w:w="665" w:type="dxa"/>
          </w:tcPr>
          <w:p w14:paraId="4477FDE4" w14:textId="77777777" w:rsidR="00E31E13" w:rsidRDefault="00E31E1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3" w:type="dxa"/>
          </w:tcPr>
          <w:p w14:paraId="4A53F649" w14:textId="77777777" w:rsidR="00E31E13" w:rsidRDefault="00E31E13" w:rsidP="00C266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278BE9" w14:textId="4A0CCB6F" w:rsidR="00FE0B1F" w:rsidRDefault="00FE0B1F" w:rsidP="004E1EE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19A95A" w14:textId="50829BEA" w:rsidR="00825C16" w:rsidRDefault="00825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69952E" w14:textId="515335B1" w:rsidR="00EC70B2" w:rsidRDefault="00EC70B2" w:rsidP="004E1EE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Active Model</w:t>
      </w:r>
    </w:p>
    <w:p w14:paraId="2F33B0EE" w14:textId="77777777" w:rsidR="00EC70B2" w:rsidRDefault="00EC70B2" w:rsidP="00EC70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Maximize:</w:t>
      </w:r>
    </w:p>
    <w:p w14:paraId="30625F0D" w14:textId="77777777" w:rsidR="0046740C" w:rsidRDefault="0046740C" w:rsidP="00EC70B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+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+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+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+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+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</w:p>
    <w:p w14:paraId="6D1775F2" w14:textId="2CC5A2E6" w:rsidR="00EC70B2" w:rsidRPr="0046740C" w:rsidRDefault="0046740C" w:rsidP="00EC70B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8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8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+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+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+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+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+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 +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14</w:t>
      </w:r>
    </w:p>
    <w:p w14:paraId="6EB4788D" w14:textId="77777777" w:rsidR="00A16262" w:rsidRDefault="00A16262" w:rsidP="00EC70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14BCCD" w14:textId="4A2B0039" w:rsidR="00EC70B2" w:rsidRDefault="00EC70B2" w:rsidP="00EC70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 to,</w:t>
      </w:r>
    </w:p>
    <w:p w14:paraId="0E9BCFEE" w14:textId="74E2843F" w:rsidR="00EC70B2" w:rsidRDefault="00EC70B2" w:rsidP="00EC70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 ≤ A</w:t>
      </w:r>
      <w:r w:rsidR="00DC6BAD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DC6BAD">
        <w:rPr>
          <w:rFonts w:ascii="Times New Roman" w:hAnsi="Times New Roman" w:cs="Times New Roman"/>
          <w:sz w:val="24"/>
          <w:szCs w:val="24"/>
        </w:rPr>
        <w:t xml:space="preserve">Winter </w:t>
      </w:r>
      <w:proofErr w:type="spellStart"/>
      <w:r w:rsidR="00DC6BAD">
        <w:rPr>
          <w:rFonts w:ascii="Times New Roman" w:hAnsi="Times New Roman" w:cs="Times New Roman"/>
          <w:sz w:val="24"/>
          <w:szCs w:val="24"/>
        </w:rPr>
        <w:t>Acerage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B163EE5" w14:textId="64EB0A5F" w:rsidR="00DC6BAD" w:rsidRDefault="00DC6BAD" w:rsidP="00EC70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 ≤ A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(Spring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Acerage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148DDE2" w14:textId="36B6F19A" w:rsidR="00DC6BAD" w:rsidRDefault="00DC6BAD" w:rsidP="00EC70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 ≤ A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(Summer </w:t>
      </w:r>
      <w:proofErr w:type="spellStart"/>
      <w:r>
        <w:rPr>
          <w:rFonts w:ascii="Times New Roman" w:hAnsi="Times New Roman" w:cs="Times New Roman"/>
          <w:sz w:val="24"/>
          <w:szCs w:val="24"/>
        </w:rPr>
        <w:t>Acerage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0A77A92" w14:textId="21E1F817" w:rsidR="00DC6BAD" w:rsidRDefault="00DC6BAD" w:rsidP="00EC70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 ≤ A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(Fall </w:t>
      </w:r>
      <w:proofErr w:type="spellStart"/>
      <w:r>
        <w:rPr>
          <w:rFonts w:ascii="Times New Roman" w:hAnsi="Times New Roman" w:cs="Times New Roman"/>
          <w:sz w:val="24"/>
          <w:szCs w:val="24"/>
        </w:rPr>
        <w:t>Acerage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A848D92" w14:textId="22025D4D" w:rsidR="00EC70B2" w:rsidRDefault="00EC70B2" w:rsidP="00EC70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 ≥ 0</w:t>
      </w:r>
    </w:p>
    <w:p w14:paraId="346630D9" w14:textId="1BF99164" w:rsidR="00DC6BAD" w:rsidRDefault="00DC6BAD" w:rsidP="00EC70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, A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, A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, A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= 430 (or </w:t>
      </w:r>
      <w:proofErr w:type="spellStart"/>
      <w:r>
        <w:rPr>
          <w:rFonts w:ascii="Times New Roman" w:hAnsi="Times New Roman" w:cs="Times New Roman"/>
          <w:sz w:val="24"/>
          <w:szCs w:val="24"/>
        </w:rPr>
        <w:t>whater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 </w:t>
      </w:r>
      <w:proofErr w:type="spellStart"/>
      <w:r>
        <w:rPr>
          <w:rFonts w:ascii="Times New Roman" w:hAnsi="Times New Roman" w:cs="Times New Roman"/>
          <w:sz w:val="24"/>
          <w:szCs w:val="24"/>
        </w:rPr>
        <w:t>deciede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farm </w:t>
      </w:r>
      <w:proofErr w:type="spellStart"/>
      <w:r>
        <w:rPr>
          <w:rFonts w:ascii="Times New Roman" w:hAnsi="Times New Roman" w:cs="Times New Roman"/>
          <w:sz w:val="24"/>
          <w:szCs w:val="24"/>
        </w:rPr>
        <w:t>acerage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0EA5FCE" w14:textId="60BF1C97" w:rsidR="0046740C" w:rsidRDefault="0046740C" w:rsidP="00EC70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1,</w:t>
      </w:r>
      <w:r w:rsidR="00DC6BA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 w:rsidR="00DC6BAD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="00DC6BAD">
        <w:rPr>
          <w:rFonts w:ascii="Times New Roman" w:hAnsi="Times New Roman" w:cs="Times New Roman"/>
          <w:sz w:val="24"/>
          <w:szCs w:val="24"/>
        </w:rPr>
        <w:t xml:space="preserve"> = x</w:t>
      </w:r>
      <w:r w:rsidR="00DC6BAD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DC6BAD">
        <w:rPr>
          <w:rFonts w:ascii="Times New Roman" w:hAnsi="Times New Roman" w:cs="Times New Roman"/>
          <w:sz w:val="24"/>
          <w:szCs w:val="24"/>
        </w:rPr>
        <w:t xml:space="preserve"> (Crop 1)</w:t>
      </w:r>
    </w:p>
    <w:p w14:paraId="5FC911BA" w14:textId="25FCF7A9" w:rsidR="00DC6BAD" w:rsidRDefault="00DC6BAD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2,2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2,3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(Crop 2)</w:t>
      </w:r>
    </w:p>
    <w:p w14:paraId="019277DC" w14:textId="554741F3" w:rsidR="00DC6BAD" w:rsidRDefault="00DC6BAD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3,2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3,3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(Crop 3)</w:t>
      </w:r>
    </w:p>
    <w:p w14:paraId="651B34E5" w14:textId="0DA0C2D8" w:rsidR="00DC6BAD" w:rsidRDefault="00DC6BAD" w:rsidP="00EC70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4,2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 w:rsidR="00F84FF6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>,3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(Crop 4)</w:t>
      </w:r>
    </w:p>
    <w:p w14:paraId="54FA8C25" w14:textId="46167724" w:rsidR="00DC6BAD" w:rsidRDefault="00DC6BAD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5,2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 w:rsidR="00F84FF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sz w:val="24"/>
          <w:szCs w:val="24"/>
          <w:vertAlign w:val="subscript"/>
        </w:rPr>
        <w:t>,3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(Crop 5)</w:t>
      </w:r>
    </w:p>
    <w:p w14:paraId="2ADF3CA3" w14:textId="162905E3" w:rsidR="00DC6BAD" w:rsidRDefault="00DC6BAD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6,2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(Crop 6)</w:t>
      </w:r>
    </w:p>
    <w:p w14:paraId="512600D8" w14:textId="66A1B9C0" w:rsidR="00DC6BAD" w:rsidRDefault="00F84FF6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4FF6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7,1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="00DC6BAD" w:rsidRPr="00F84FF6">
        <w:rPr>
          <w:rFonts w:ascii="Times New Roman" w:hAnsi="Times New Roman" w:cs="Times New Roman"/>
          <w:sz w:val="24"/>
          <w:szCs w:val="24"/>
        </w:rPr>
        <w:t>x</w:t>
      </w:r>
      <w:r w:rsidR="00DC6BAD" w:rsidRPr="00F84FF6">
        <w:rPr>
          <w:rFonts w:ascii="Times New Roman" w:hAnsi="Times New Roman" w:cs="Times New Roman"/>
          <w:sz w:val="24"/>
          <w:szCs w:val="24"/>
          <w:vertAlign w:val="subscript"/>
        </w:rPr>
        <w:t>7,</w:t>
      </w:r>
      <w:r w:rsidR="00DC6BA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DC6BAD"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7,4</w:t>
      </w:r>
      <w:r w:rsidR="00DC6BAD">
        <w:rPr>
          <w:rFonts w:ascii="Times New Roman" w:hAnsi="Times New Roman" w:cs="Times New Roman"/>
          <w:sz w:val="24"/>
          <w:szCs w:val="24"/>
        </w:rPr>
        <w:t xml:space="preserve"> = x</w:t>
      </w:r>
      <w:r w:rsidR="00DC6BAD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="00DC6BAD">
        <w:rPr>
          <w:rFonts w:ascii="Times New Roman" w:hAnsi="Times New Roman" w:cs="Times New Roman"/>
          <w:sz w:val="24"/>
          <w:szCs w:val="24"/>
        </w:rPr>
        <w:t xml:space="preserve"> (Crop 7)</w:t>
      </w:r>
    </w:p>
    <w:p w14:paraId="39FB512F" w14:textId="28E710F8" w:rsidR="00DC6BAD" w:rsidRDefault="00DC6BAD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8,2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 w:rsidR="00F84FF6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>
        <w:rPr>
          <w:rFonts w:ascii="Times New Roman" w:hAnsi="Times New Roman" w:cs="Times New Roman"/>
          <w:sz w:val="24"/>
          <w:szCs w:val="24"/>
          <w:vertAlign w:val="subscript"/>
        </w:rPr>
        <w:t>,3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(Crop 8)</w:t>
      </w:r>
    </w:p>
    <w:p w14:paraId="7966556F" w14:textId="0968D346" w:rsidR="00DC6BAD" w:rsidRDefault="00DC6BAD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9,2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 w:rsidR="00F84FF6">
        <w:rPr>
          <w:rFonts w:ascii="Times New Roman" w:hAnsi="Times New Roman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cs="Times New Roman"/>
          <w:sz w:val="24"/>
          <w:szCs w:val="24"/>
          <w:vertAlign w:val="subscript"/>
        </w:rPr>
        <w:t>,3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(Crop 9)</w:t>
      </w:r>
    </w:p>
    <w:p w14:paraId="65E86999" w14:textId="157DCBD8" w:rsidR="00DC6BAD" w:rsidRDefault="00DC6BAD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10,2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F84FF6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  <w:vertAlign w:val="subscript"/>
        </w:rPr>
        <w:t>,3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(Crop 10)</w:t>
      </w:r>
    </w:p>
    <w:p w14:paraId="2028108A" w14:textId="1601E5C7" w:rsidR="00DC6BAD" w:rsidRDefault="00DC6BAD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11,2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F84FF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vertAlign w:val="subscript"/>
        </w:rPr>
        <w:t>,3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(Crop 11)</w:t>
      </w:r>
    </w:p>
    <w:p w14:paraId="3C0F3E92" w14:textId="7596C7E1" w:rsidR="00DC6BAD" w:rsidRDefault="00DC6BAD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12,2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(Crop 12)</w:t>
      </w:r>
    </w:p>
    <w:p w14:paraId="2FE048F9" w14:textId="3C2D3BAC" w:rsidR="00DC6BAD" w:rsidRDefault="00DC6BAD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13,</w:t>
      </w:r>
      <w:r w:rsidR="00F84FF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 (Crop 13)</w:t>
      </w:r>
    </w:p>
    <w:p w14:paraId="4A5C3B71" w14:textId="2E57146C" w:rsidR="00DC6BAD" w:rsidRDefault="00DC6BAD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14,2</w:t>
      </w:r>
      <w:r>
        <w:rPr>
          <w:rFonts w:ascii="Times New Roman" w:hAnsi="Times New Roman" w:cs="Times New Roman"/>
          <w:sz w:val="24"/>
          <w:szCs w:val="24"/>
        </w:rPr>
        <w:t xml:space="preserve"> +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F84FF6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>,3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 (Crop 14)</w:t>
      </w:r>
    </w:p>
    <w:p w14:paraId="2350DA20" w14:textId="1EE407B3" w:rsidR="00F84FF6" w:rsidRDefault="00F84FF6" w:rsidP="00DC6BA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4FF6">
        <w:rPr>
          <w:rFonts w:ascii="Times New Roman" w:hAnsi="Times New Roman" w:cs="Times New Roman" w:hint="eastAsia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i,t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≥</w:t>
      </w:r>
      <w:r w:rsidRPr="00F84FF6">
        <w:rPr>
          <w:rFonts w:ascii="Times New Roman" w:hAnsi="Times New Roman" w:cs="Times New Roman" w:hint="eastAsia"/>
          <w:sz w:val="24"/>
          <w:szCs w:val="24"/>
        </w:rPr>
        <w:t xml:space="preserve"> 0  for all </w:t>
      </w:r>
      <w:proofErr w:type="spellStart"/>
      <w:r w:rsidRPr="00F84FF6">
        <w:rPr>
          <w:rFonts w:ascii="Times New Roman" w:hAnsi="Times New Roman" w:cs="Times New Roman" w:hint="eastAsia"/>
          <w:sz w:val="24"/>
          <w:szCs w:val="24"/>
        </w:rPr>
        <w:t>i</w:t>
      </w:r>
      <w:proofErr w:type="spellEnd"/>
      <w:r w:rsidRPr="00F84FF6">
        <w:rPr>
          <w:rFonts w:ascii="Times New Roman" w:hAnsi="Times New Roman" w:cs="Times New Roman" w:hint="eastAsia"/>
          <w:sz w:val="24"/>
          <w:szCs w:val="24"/>
        </w:rPr>
        <w:t>, t</w:t>
      </w:r>
      <w:r>
        <w:rPr>
          <w:rFonts w:ascii="Times New Roman" w:hAnsi="Times New Roman" w:cs="Times New Roman"/>
          <w:sz w:val="24"/>
          <w:szCs w:val="24"/>
        </w:rPr>
        <w:t xml:space="preserve"> (Non negativity)</w:t>
      </w:r>
    </w:p>
    <w:p w14:paraId="18AA3687" w14:textId="77777777" w:rsidR="00DC6BAD" w:rsidRDefault="00DC6BAD" w:rsidP="00EC70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37BEAE" w14:textId="6D60AD6F" w:rsidR="00EC70B2" w:rsidRDefault="00EC70B2" w:rsidP="00EC70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Where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14:paraId="5720FC9B" w14:textId="45C261ED" w:rsidR="00F84FF6" w:rsidRDefault="00EC70B2" w:rsidP="00F84FF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F84FF6">
        <w:rPr>
          <w:rFonts w:ascii="Times New Roman" w:hAnsi="Times New Roman" w:cs="Times New Roman"/>
          <w:sz w:val="24"/>
          <w:szCs w:val="24"/>
          <w:vertAlign w:val="subscript"/>
        </w:rPr>
        <w:t>,t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= acres of crop </w:t>
      </w:r>
      <w:proofErr w:type="spellStart"/>
      <w:r w:rsidR="00F84FF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84F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planted</w:t>
      </w:r>
      <w:r w:rsidR="00F84FF6">
        <w:rPr>
          <w:rFonts w:ascii="Times New Roman" w:hAnsi="Times New Roman" w:cs="Times New Roman"/>
          <w:sz w:val="24"/>
          <w:szCs w:val="24"/>
        </w:rPr>
        <w:t xml:space="preserve"> in period t</w:t>
      </w:r>
    </w:p>
    <w:p w14:paraId="3D65772A" w14:textId="37CA7B13" w:rsidR="00EC70B2" w:rsidRPr="00F2039D" w:rsidRDefault="0046740C" w:rsidP="00EC70B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="00EC70B2" w:rsidRPr="00F2039D">
        <w:rPr>
          <w:rFonts w:ascii="Times New Roman" w:hAnsi="Times New Roman" w:cs="Times New Roman"/>
          <w:sz w:val="24"/>
          <w:szCs w:val="24"/>
          <w:vertAlign w:val="subscript"/>
        </w:rPr>
        <w:t xml:space="preserve">i </w:t>
      </w:r>
      <w:r w:rsidR="00EC70B2" w:rsidRPr="00F2039D">
        <w:rPr>
          <w:rFonts w:ascii="Times New Roman" w:hAnsi="Times New Roman" w:cs="Times New Roman"/>
          <w:sz w:val="24"/>
          <w:szCs w:val="24"/>
        </w:rPr>
        <w:t xml:space="preserve">= yield </w:t>
      </w:r>
      <w:r>
        <w:rPr>
          <w:rFonts w:ascii="Times New Roman" w:hAnsi="Times New Roman" w:cs="Times New Roman"/>
          <w:sz w:val="24"/>
          <w:szCs w:val="24"/>
        </w:rPr>
        <w:t>per</w:t>
      </w:r>
      <w:r w:rsidR="00EC70B2" w:rsidRPr="00F2039D">
        <w:rPr>
          <w:rFonts w:ascii="Times New Roman" w:hAnsi="Times New Roman" w:cs="Times New Roman"/>
          <w:sz w:val="24"/>
          <w:szCs w:val="24"/>
        </w:rPr>
        <w:t xml:space="preserve"> acre</w:t>
      </w:r>
      <w:r>
        <w:rPr>
          <w:rFonts w:ascii="Times New Roman" w:hAnsi="Times New Roman" w:cs="Times New Roman"/>
          <w:sz w:val="24"/>
          <w:szCs w:val="24"/>
        </w:rPr>
        <w:t xml:space="preserve"> in CWT</w:t>
      </w:r>
      <w:r w:rsidR="00EC70B2" w:rsidRPr="00F2039D">
        <w:rPr>
          <w:rFonts w:ascii="Times New Roman" w:hAnsi="Times New Roman" w:cs="Times New Roman"/>
          <w:sz w:val="24"/>
          <w:szCs w:val="24"/>
        </w:rPr>
        <w:t xml:space="preserve"> for crop </w:t>
      </w:r>
      <w:proofErr w:type="spellStart"/>
      <w:r w:rsidR="00EC70B2" w:rsidRPr="00F2039D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78995707" w14:textId="4C58A2F9" w:rsidR="00EC70B2" w:rsidRPr="00F2039D" w:rsidRDefault="0046740C" w:rsidP="00EC70B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EC70B2" w:rsidRPr="00F2039D">
        <w:rPr>
          <w:rFonts w:ascii="Times New Roman" w:hAnsi="Times New Roman" w:cs="Times New Roman"/>
          <w:sz w:val="24"/>
          <w:szCs w:val="24"/>
          <w:vertAlign w:val="subscript"/>
        </w:rPr>
        <w:t xml:space="preserve">i </w:t>
      </w:r>
      <w:r w:rsidR="00EC70B2" w:rsidRPr="00F2039D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 xml:space="preserve">Profit per Acre in $ for crop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2DACA067" w14:textId="78BCEB4E" w:rsidR="00EC70B2" w:rsidRDefault="00EC70B2" w:rsidP="00EC70B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2039D">
        <w:rPr>
          <w:rFonts w:ascii="Times New Roman" w:hAnsi="Times New Roman" w:cs="Times New Roman"/>
          <w:sz w:val="24"/>
          <w:szCs w:val="24"/>
        </w:rPr>
        <w:t>A = Total Acreage available</w:t>
      </w:r>
      <w:r w:rsidR="0046740C">
        <w:rPr>
          <w:rFonts w:ascii="Times New Roman" w:hAnsi="Times New Roman" w:cs="Times New Roman"/>
          <w:sz w:val="24"/>
          <w:szCs w:val="24"/>
        </w:rPr>
        <w:t xml:space="preserve"> for period t</w:t>
      </w:r>
    </w:p>
    <w:p w14:paraId="629AF2C7" w14:textId="77777777" w:rsidR="0046740C" w:rsidRDefault="0046740C" w:rsidP="00EC70B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4E81718" w14:textId="77777777" w:rsidR="0046740C" w:rsidRDefault="0046740C" w:rsidP="00EC70B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281D5F6" w14:textId="4F87FE4D" w:rsidR="00EC70B2" w:rsidRDefault="00EC70B2" w:rsidP="004E1EE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8867B9" w14:textId="4F65FCB4" w:rsidR="00EC70B2" w:rsidRPr="002F6793" w:rsidRDefault="00EC70B2" w:rsidP="004E1EE0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C70B2" w:rsidRPr="002F6793" w:rsidSect="00FE43AB">
      <w:footerReference w:type="default" r:id="rId19"/>
      <w:pgSz w:w="12240" w:h="15840"/>
      <w:pgMar w:top="891" w:right="1440" w:bottom="12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D7B3AE" w14:textId="77777777" w:rsidR="007709FD" w:rsidRDefault="007709FD" w:rsidP="007F034C">
      <w:pPr>
        <w:spacing w:after="0" w:line="240" w:lineRule="auto"/>
      </w:pPr>
      <w:r>
        <w:separator/>
      </w:r>
    </w:p>
  </w:endnote>
  <w:endnote w:type="continuationSeparator" w:id="0">
    <w:p w14:paraId="4073A475" w14:textId="77777777" w:rsidR="007709FD" w:rsidRDefault="007709FD" w:rsidP="007F034C">
      <w:pPr>
        <w:spacing w:after="0" w:line="240" w:lineRule="auto"/>
      </w:pPr>
      <w:r>
        <w:continuationSeparator/>
      </w:r>
    </w:p>
  </w:endnote>
  <w:endnote w:type="continuationNotice" w:id="1">
    <w:p w14:paraId="50472BDA" w14:textId="77777777" w:rsidR="007709FD" w:rsidRDefault="007709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98829556"/>
      <w:docPartObj>
        <w:docPartGallery w:val="Page Numbers (Bottom of Page)"/>
        <w:docPartUnique/>
      </w:docPartObj>
    </w:sdtPr>
    <w:sdtContent>
      <w:p w14:paraId="45CD9A42" w14:textId="77777777" w:rsidR="002C77E4" w:rsidRDefault="00844E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3D9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BA3A240" w14:textId="77777777" w:rsidR="002C77E4" w:rsidRDefault="002C77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287CCF" w14:textId="77777777" w:rsidR="007709FD" w:rsidRDefault="007709FD" w:rsidP="007F034C">
      <w:pPr>
        <w:spacing w:after="0" w:line="240" w:lineRule="auto"/>
      </w:pPr>
      <w:r>
        <w:separator/>
      </w:r>
    </w:p>
  </w:footnote>
  <w:footnote w:type="continuationSeparator" w:id="0">
    <w:p w14:paraId="63FA89F7" w14:textId="77777777" w:rsidR="007709FD" w:rsidRDefault="007709FD" w:rsidP="007F034C">
      <w:pPr>
        <w:spacing w:after="0" w:line="240" w:lineRule="auto"/>
      </w:pPr>
      <w:r>
        <w:continuationSeparator/>
      </w:r>
    </w:p>
  </w:footnote>
  <w:footnote w:type="continuationNotice" w:id="1">
    <w:p w14:paraId="1512FCBC" w14:textId="77777777" w:rsidR="007709FD" w:rsidRDefault="007709F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347D1"/>
    <w:multiLevelType w:val="hybridMultilevel"/>
    <w:tmpl w:val="C1E64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70DD7"/>
    <w:multiLevelType w:val="hybridMultilevel"/>
    <w:tmpl w:val="48E0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83C05"/>
    <w:multiLevelType w:val="hybridMultilevel"/>
    <w:tmpl w:val="771C0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C1753"/>
    <w:multiLevelType w:val="hybridMultilevel"/>
    <w:tmpl w:val="1424F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3119F8"/>
    <w:multiLevelType w:val="hybridMultilevel"/>
    <w:tmpl w:val="F514A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746E1"/>
    <w:multiLevelType w:val="hybridMultilevel"/>
    <w:tmpl w:val="BF9C6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4E6151"/>
    <w:multiLevelType w:val="hybridMultilevel"/>
    <w:tmpl w:val="7DCED7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01E64"/>
    <w:multiLevelType w:val="multilevel"/>
    <w:tmpl w:val="4F70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300F6"/>
    <w:multiLevelType w:val="hybridMultilevel"/>
    <w:tmpl w:val="3FAE880E"/>
    <w:lvl w:ilvl="0" w:tplc="96723D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B67B6"/>
    <w:multiLevelType w:val="hybridMultilevel"/>
    <w:tmpl w:val="3BC8DA0E"/>
    <w:lvl w:ilvl="0" w:tplc="94E0C24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01297"/>
    <w:multiLevelType w:val="hybridMultilevel"/>
    <w:tmpl w:val="C450CD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214A5"/>
    <w:multiLevelType w:val="hybridMultilevel"/>
    <w:tmpl w:val="46EACC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339A4"/>
    <w:multiLevelType w:val="hybridMultilevel"/>
    <w:tmpl w:val="01F4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046D4"/>
    <w:multiLevelType w:val="multilevel"/>
    <w:tmpl w:val="0CE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D689F"/>
    <w:multiLevelType w:val="hybridMultilevel"/>
    <w:tmpl w:val="7DCED7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870ABB"/>
    <w:multiLevelType w:val="hybridMultilevel"/>
    <w:tmpl w:val="B1882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E7271E"/>
    <w:multiLevelType w:val="hybridMultilevel"/>
    <w:tmpl w:val="E56E2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406582">
    <w:abstractNumId w:val="5"/>
  </w:num>
  <w:num w:numId="2" w16cid:durableId="205870516">
    <w:abstractNumId w:val="4"/>
  </w:num>
  <w:num w:numId="3" w16cid:durableId="1264533520">
    <w:abstractNumId w:val="1"/>
  </w:num>
  <w:num w:numId="4" w16cid:durableId="128786269">
    <w:abstractNumId w:val="11"/>
  </w:num>
  <w:num w:numId="5" w16cid:durableId="718944222">
    <w:abstractNumId w:val="10"/>
  </w:num>
  <w:num w:numId="6" w16cid:durableId="1141731301">
    <w:abstractNumId w:val="6"/>
  </w:num>
  <w:num w:numId="7" w16cid:durableId="1446847161">
    <w:abstractNumId w:val="8"/>
  </w:num>
  <w:num w:numId="8" w16cid:durableId="250938468">
    <w:abstractNumId w:val="15"/>
  </w:num>
  <w:num w:numId="9" w16cid:durableId="1801413151">
    <w:abstractNumId w:val="14"/>
  </w:num>
  <w:num w:numId="10" w16cid:durableId="716248073">
    <w:abstractNumId w:val="3"/>
  </w:num>
  <w:num w:numId="11" w16cid:durableId="738747420">
    <w:abstractNumId w:val="0"/>
  </w:num>
  <w:num w:numId="12" w16cid:durableId="1218593381">
    <w:abstractNumId w:val="12"/>
  </w:num>
  <w:num w:numId="13" w16cid:durableId="991252020">
    <w:abstractNumId w:val="2"/>
  </w:num>
  <w:num w:numId="14" w16cid:durableId="648290735">
    <w:abstractNumId w:val="9"/>
  </w:num>
  <w:num w:numId="15" w16cid:durableId="177548766">
    <w:abstractNumId w:val="16"/>
  </w:num>
  <w:num w:numId="16" w16cid:durableId="606885003">
    <w:abstractNumId w:val="13"/>
  </w:num>
  <w:num w:numId="17" w16cid:durableId="1445614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7F6"/>
    <w:rsid w:val="00001F63"/>
    <w:rsid w:val="00004C32"/>
    <w:rsid w:val="00021597"/>
    <w:rsid w:val="00021ED6"/>
    <w:rsid w:val="00026632"/>
    <w:rsid w:val="00040685"/>
    <w:rsid w:val="00041B1B"/>
    <w:rsid w:val="00045837"/>
    <w:rsid w:val="000500A6"/>
    <w:rsid w:val="000541D0"/>
    <w:rsid w:val="000706DA"/>
    <w:rsid w:val="0008423D"/>
    <w:rsid w:val="0008487D"/>
    <w:rsid w:val="00085937"/>
    <w:rsid w:val="00090A37"/>
    <w:rsid w:val="00097023"/>
    <w:rsid w:val="000A4FE4"/>
    <w:rsid w:val="000A5EF0"/>
    <w:rsid w:val="000B4139"/>
    <w:rsid w:val="000D115F"/>
    <w:rsid w:val="000D40EA"/>
    <w:rsid w:val="000D6DBB"/>
    <w:rsid w:val="000D742A"/>
    <w:rsid w:val="000E4A79"/>
    <w:rsid w:val="000E675A"/>
    <w:rsid w:val="000F0070"/>
    <w:rsid w:val="000F35C4"/>
    <w:rsid w:val="000F3A5D"/>
    <w:rsid w:val="000F3B2E"/>
    <w:rsid w:val="000F7C34"/>
    <w:rsid w:val="00105083"/>
    <w:rsid w:val="0010586F"/>
    <w:rsid w:val="00106110"/>
    <w:rsid w:val="00106FDF"/>
    <w:rsid w:val="001160D4"/>
    <w:rsid w:val="00121D3D"/>
    <w:rsid w:val="00135CAF"/>
    <w:rsid w:val="001456C5"/>
    <w:rsid w:val="00154AB8"/>
    <w:rsid w:val="00155534"/>
    <w:rsid w:val="00155FE9"/>
    <w:rsid w:val="001573EE"/>
    <w:rsid w:val="001622F2"/>
    <w:rsid w:val="0017154C"/>
    <w:rsid w:val="00181046"/>
    <w:rsid w:val="00186A51"/>
    <w:rsid w:val="00187AFC"/>
    <w:rsid w:val="00187EE5"/>
    <w:rsid w:val="0019383A"/>
    <w:rsid w:val="001A022D"/>
    <w:rsid w:val="001A243B"/>
    <w:rsid w:val="001A2EF7"/>
    <w:rsid w:val="001B036E"/>
    <w:rsid w:val="001B2BA2"/>
    <w:rsid w:val="001B2E38"/>
    <w:rsid w:val="001C2925"/>
    <w:rsid w:val="001C4DF9"/>
    <w:rsid w:val="001C6585"/>
    <w:rsid w:val="001C77D7"/>
    <w:rsid w:val="001C7812"/>
    <w:rsid w:val="001D5431"/>
    <w:rsid w:val="001D7C00"/>
    <w:rsid w:val="001E00F1"/>
    <w:rsid w:val="001E4F54"/>
    <w:rsid w:val="001F029F"/>
    <w:rsid w:val="001F0BB8"/>
    <w:rsid w:val="001F3BF4"/>
    <w:rsid w:val="001F3F07"/>
    <w:rsid w:val="00205B3B"/>
    <w:rsid w:val="00213423"/>
    <w:rsid w:val="002135A2"/>
    <w:rsid w:val="00221A7F"/>
    <w:rsid w:val="0025555A"/>
    <w:rsid w:val="00255814"/>
    <w:rsid w:val="00261BD4"/>
    <w:rsid w:val="002677D2"/>
    <w:rsid w:val="00282DA0"/>
    <w:rsid w:val="00284610"/>
    <w:rsid w:val="00285FB9"/>
    <w:rsid w:val="00287EAB"/>
    <w:rsid w:val="002B1620"/>
    <w:rsid w:val="002B68D7"/>
    <w:rsid w:val="002C38D6"/>
    <w:rsid w:val="002C5594"/>
    <w:rsid w:val="002C77E4"/>
    <w:rsid w:val="002D09CE"/>
    <w:rsid w:val="002D5419"/>
    <w:rsid w:val="002F608E"/>
    <w:rsid w:val="002F6793"/>
    <w:rsid w:val="002F7280"/>
    <w:rsid w:val="002F785E"/>
    <w:rsid w:val="002F7F98"/>
    <w:rsid w:val="00303550"/>
    <w:rsid w:val="0030696A"/>
    <w:rsid w:val="00307CB7"/>
    <w:rsid w:val="0031187C"/>
    <w:rsid w:val="00315867"/>
    <w:rsid w:val="00330160"/>
    <w:rsid w:val="00334041"/>
    <w:rsid w:val="003348E5"/>
    <w:rsid w:val="00335AC8"/>
    <w:rsid w:val="0035185C"/>
    <w:rsid w:val="00351935"/>
    <w:rsid w:val="00356EF9"/>
    <w:rsid w:val="0038170F"/>
    <w:rsid w:val="00393F2D"/>
    <w:rsid w:val="003967B4"/>
    <w:rsid w:val="003A2261"/>
    <w:rsid w:val="003A2850"/>
    <w:rsid w:val="003B5272"/>
    <w:rsid w:val="003D0480"/>
    <w:rsid w:val="003E4AF1"/>
    <w:rsid w:val="003F743B"/>
    <w:rsid w:val="00413374"/>
    <w:rsid w:val="0041512B"/>
    <w:rsid w:val="00415C10"/>
    <w:rsid w:val="004168AC"/>
    <w:rsid w:val="00420EE2"/>
    <w:rsid w:val="00420F9D"/>
    <w:rsid w:val="004210B8"/>
    <w:rsid w:val="00422A43"/>
    <w:rsid w:val="00422B2E"/>
    <w:rsid w:val="004267C9"/>
    <w:rsid w:val="00433610"/>
    <w:rsid w:val="00433858"/>
    <w:rsid w:val="00436706"/>
    <w:rsid w:val="0043674C"/>
    <w:rsid w:val="004415A1"/>
    <w:rsid w:val="004541AC"/>
    <w:rsid w:val="0046740C"/>
    <w:rsid w:val="00467CA0"/>
    <w:rsid w:val="00471C00"/>
    <w:rsid w:val="00473344"/>
    <w:rsid w:val="00484BFA"/>
    <w:rsid w:val="00486CF9"/>
    <w:rsid w:val="0048796E"/>
    <w:rsid w:val="00492293"/>
    <w:rsid w:val="0049446E"/>
    <w:rsid w:val="004944C3"/>
    <w:rsid w:val="004A205C"/>
    <w:rsid w:val="004B3ACD"/>
    <w:rsid w:val="004B48E3"/>
    <w:rsid w:val="004B5EC6"/>
    <w:rsid w:val="004B7525"/>
    <w:rsid w:val="004B7F6F"/>
    <w:rsid w:val="004C13A1"/>
    <w:rsid w:val="004C38DC"/>
    <w:rsid w:val="004C74E0"/>
    <w:rsid w:val="004D7CD3"/>
    <w:rsid w:val="004E098C"/>
    <w:rsid w:val="004E1EE0"/>
    <w:rsid w:val="004E28CC"/>
    <w:rsid w:val="004E7E83"/>
    <w:rsid w:val="004F4EB9"/>
    <w:rsid w:val="004F4F72"/>
    <w:rsid w:val="004F55E2"/>
    <w:rsid w:val="0050247E"/>
    <w:rsid w:val="00505E54"/>
    <w:rsid w:val="005117EF"/>
    <w:rsid w:val="00512EDC"/>
    <w:rsid w:val="005143A6"/>
    <w:rsid w:val="005144ED"/>
    <w:rsid w:val="00514A7A"/>
    <w:rsid w:val="005327F3"/>
    <w:rsid w:val="005328E2"/>
    <w:rsid w:val="005341F3"/>
    <w:rsid w:val="00534B4F"/>
    <w:rsid w:val="00547345"/>
    <w:rsid w:val="0055155F"/>
    <w:rsid w:val="0055471E"/>
    <w:rsid w:val="00556E63"/>
    <w:rsid w:val="005605BE"/>
    <w:rsid w:val="00572048"/>
    <w:rsid w:val="0057333C"/>
    <w:rsid w:val="005748A0"/>
    <w:rsid w:val="00576733"/>
    <w:rsid w:val="005777F0"/>
    <w:rsid w:val="00593E80"/>
    <w:rsid w:val="005C2543"/>
    <w:rsid w:val="005C2ECB"/>
    <w:rsid w:val="005D1A83"/>
    <w:rsid w:val="005D4C4C"/>
    <w:rsid w:val="005D61A4"/>
    <w:rsid w:val="005E5415"/>
    <w:rsid w:val="005F34D3"/>
    <w:rsid w:val="005F771C"/>
    <w:rsid w:val="00606128"/>
    <w:rsid w:val="006079C1"/>
    <w:rsid w:val="00611651"/>
    <w:rsid w:val="00613D92"/>
    <w:rsid w:val="006158C2"/>
    <w:rsid w:val="00634DF2"/>
    <w:rsid w:val="0064138D"/>
    <w:rsid w:val="0064472C"/>
    <w:rsid w:val="00645AC4"/>
    <w:rsid w:val="006536A4"/>
    <w:rsid w:val="00653AE2"/>
    <w:rsid w:val="00653CDC"/>
    <w:rsid w:val="00654011"/>
    <w:rsid w:val="00665532"/>
    <w:rsid w:val="006722FC"/>
    <w:rsid w:val="00682330"/>
    <w:rsid w:val="00687958"/>
    <w:rsid w:val="00694E0A"/>
    <w:rsid w:val="006A03A1"/>
    <w:rsid w:val="006A2965"/>
    <w:rsid w:val="006A2CE5"/>
    <w:rsid w:val="006A5D75"/>
    <w:rsid w:val="006B17A5"/>
    <w:rsid w:val="006B2264"/>
    <w:rsid w:val="006B29A4"/>
    <w:rsid w:val="006C0C0A"/>
    <w:rsid w:val="006C3D95"/>
    <w:rsid w:val="006D0D4D"/>
    <w:rsid w:val="006D533C"/>
    <w:rsid w:val="006E0CBA"/>
    <w:rsid w:val="00703711"/>
    <w:rsid w:val="00706DE5"/>
    <w:rsid w:val="007132A3"/>
    <w:rsid w:val="0071583B"/>
    <w:rsid w:val="007169DA"/>
    <w:rsid w:val="0072763D"/>
    <w:rsid w:val="00736BBC"/>
    <w:rsid w:val="00742394"/>
    <w:rsid w:val="007443C3"/>
    <w:rsid w:val="00744491"/>
    <w:rsid w:val="00751109"/>
    <w:rsid w:val="00751C63"/>
    <w:rsid w:val="00752827"/>
    <w:rsid w:val="00756970"/>
    <w:rsid w:val="007666CA"/>
    <w:rsid w:val="007709FD"/>
    <w:rsid w:val="0077178E"/>
    <w:rsid w:val="00774170"/>
    <w:rsid w:val="0077428C"/>
    <w:rsid w:val="007754BF"/>
    <w:rsid w:val="00783221"/>
    <w:rsid w:val="00785CB2"/>
    <w:rsid w:val="007A0307"/>
    <w:rsid w:val="007A20AD"/>
    <w:rsid w:val="007A67B4"/>
    <w:rsid w:val="007A7830"/>
    <w:rsid w:val="007B0177"/>
    <w:rsid w:val="007B5F79"/>
    <w:rsid w:val="007C2E1A"/>
    <w:rsid w:val="007C5B57"/>
    <w:rsid w:val="007C5EE5"/>
    <w:rsid w:val="007C608C"/>
    <w:rsid w:val="007D2305"/>
    <w:rsid w:val="007E4603"/>
    <w:rsid w:val="007E79A4"/>
    <w:rsid w:val="007F034C"/>
    <w:rsid w:val="007F2554"/>
    <w:rsid w:val="00815F68"/>
    <w:rsid w:val="00821EE7"/>
    <w:rsid w:val="00822678"/>
    <w:rsid w:val="00825C16"/>
    <w:rsid w:val="00836F37"/>
    <w:rsid w:val="008374FC"/>
    <w:rsid w:val="008437D3"/>
    <w:rsid w:val="00844E4A"/>
    <w:rsid w:val="00847112"/>
    <w:rsid w:val="00853121"/>
    <w:rsid w:val="00855184"/>
    <w:rsid w:val="00861125"/>
    <w:rsid w:val="00863DF8"/>
    <w:rsid w:val="00872A90"/>
    <w:rsid w:val="0087695F"/>
    <w:rsid w:val="00885A1E"/>
    <w:rsid w:val="00892095"/>
    <w:rsid w:val="008939B1"/>
    <w:rsid w:val="00896BAA"/>
    <w:rsid w:val="008A01CF"/>
    <w:rsid w:val="008A34D3"/>
    <w:rsid w:val="008B5337"/>
    <w:rsid w:val="008B603C"/>
    <w:rsid w:val="008B6C93"/>
    <w:rsid w:val="008C38C9"/>
    <w:rsid w:val="008D5C52"/>
    <w:rsid w:val="008D7620"/>
    <w:rsid w:val="008E10A3"/>
    <w:rsid w:val="008E4016"/>
    <w:rsid w:val="008E5555"/>
    <w:rsid w:val="008F137E"/>
    <w:rsid w:val="008F22FC"/>
    <w:rsid w:val="008F66A6"/>
    <w:rsid w:val="00900A41"/>
    <w:rsid w:val="00906679"/>
    <w:rsid w:val="00906789"/>
    <w:rsid w:val="009118F6"/>
    <w:rsid w:val="00920508"/>
    <w:rsid w:val="00922272"/>
    <w:rsid w:val="009303C1"/>
    <w:rsid w:val="00935B36"/>
    <w:rsid w:val="00941C71"/>
    <w:rsid w:val="00944F43"/>
    <w:rsid w:val="009562CA"/>
    <w:rsid w:val="0096456F"/>
    <w:rsid w:val="009663A1"/>
    <w:rsid w:val="00974D3E"/>
    <w:rsid w:val="009766E2"/>
    <w:rsid w:val="0098231B"/>
    <w:rsid w:val="00990765"/>
    <w:rsid w:val="00995A25"/>
    <w:rsid w:val="009A3B64"/>
    <w:rsid w:val="009A5635"/>
    <w:rsid w:val="009B3C80"/>
    <w:rsid w:val="009C54BE"/>
    <w:rsid w:val="009D04A6"/>
    <w:rsid w:val="009D1EB4"/>
    <w:rsid w:val="009D5AFB"/>
    <w:rsid w:val="009E2DCD"/>
    <w:rsid w:val="009E58E0"/>
    <w:rsid w:val="009F1C3C"/>
    <w:rsid w:val="009F3DC7"/>
    <w:rsid w:val="009F46F4"/>
    <w:rsid w:val="009F5423"/>
    <w:rsid w:val="00A00DC0"/>
    <w:rsid w:val="00A0219C"/>
    <w:rsid w:val="00A06181"/>
    <w:rsid w:val="00A10AA5"/>
    <w:rsid w:val="00A16262"/>
    <w:rsid w:val="00A2796C"/>
    <w:rsid w:val="00A3506D"/>
    <w:rsid w:val="00A37DB4"/>
    <w:rsid w:val="00A41AE2"/>
    <w:rsid w:val="00A43422"/>
    <w:rsid w:val="00A43815"/>
    <w:rsid w:val="00A80913"/>
    <w:rsid w:val="00A8669B"/>
    <w:rsid w:val="00A91418"/>
    <w:rsid w:val="00A9157E"/>
    <w:rsid w:val="00A94BFB"/>
    <w:rsid w:val="00A95A5D"/>
    <w:rsid w:val="00A97F51"/>
    <w:rsid w:val="00AA0398"/>
    <w:rsid w:val="00AA6446"/>
    <w:rsid w:val="00AB78F4"/>
    <w:rsid w:val="00AC29D6"/>
    <w:rsid w:val="00AC34FD"/>
    <w:rsid w:val="00AD28FA"/>
    <w:rsid w:val="00AE4DD8"/>
    <w:rsid w:val="00AF328B"/>
    <w:rsid w:val="00AF3CD6"/>
    <w:rsid w:val="00AF3FC4"/>
    <w:rsid w:val="00B014FF"/>
    <w:rsid w:val="00B05E94"/>
    <w:rsid w:val="00B159F1"/>
    <w:rsid w:val="00B20625"/>
    <w:rsid w:val="00B2120E"/>
    <w:rsid w:val="00B23D01"/>
    <w:rsid w:val="00B348C1"/>
    <w:rsid w:val="00B42B88"/>
    <w:rsid w:val="00B43E24"/>
    <w:rsid w:val="00B44A33"/>
    <w:rsid w:val="00B5070B"/>
    <w:rsid w:val="00B51A00"/>
    <w:rsid w:val="00B6529A"/>
    <w:rsid w:val="00B7706D"/>
    <w:rsid w:val="00B77B87"/>
    <w:rsid w:val="00B932A4"/>
    <w:rsid w:val="00BA3997"/>
    <w:rsid w:val="00BA4553"/>
    <w:rsid w:val="00BA6E76"/>
    <w:rsid w:val="00BB090A"/>
    <w:rsid w:val="00BB54A9"/>
    <w:rsid w:val="00BB58FB"/>
    <w:rsid w:val="00BD280B"/>
    <w:rsid w:val="00BE0326"/>
    <w:rsid w:val="00BE03A2"/>
    <w:rsid w:val="00BE236F"/>
    <w:rsid w:val="00BE443D"/>
    <w:rsid w:val="00BF044C"/>
    <w:rsid w:val="00BF48F4"/>
    <w:rsid w:val="00C06CF5"/>
    <w:rsid w:val="00C10287"/>
    <w:rsid w:val="00C2587F"/>
    <w:rsid w:val="00C266C0"/>
    <w:rsid w:val="00C26D52"/>
    <w:rsid w:val="00C34BBF"/>
    <w:rsid w:val="00C45B73"/>
    <w:rsid w:val="00C46F7A"/>
    <w:rsid w:val="00C52386"/>
    <w:rsid w:val="00C52D7B"/>
    <w:rsid w:val="00C60C2C"/>
    <w:rsid w:val="00C64126"/>
    <w:rsid w:val="00C66338"/>
    <w:rsid w:val="00C77CC0"/>
    <w:rsid w:val="00CA0D1C"/>
    <w:rsid w:val="00CA3258"/>
    <w:rsid w:val="00CB2990"/>
    <w:rsid w:val="00CB2E53"/>
    <w:rsid w:val="00CB4208"/>
    <w:rsid w:val="00CB596B"/>
    <w:rsid w:val="00CC658C"/>
    <w:rsid w:val="00CC6ADF"/>
    <w:rsid w:val="00CE3CE2"/>
    <w:rsid w:val="00CE7182"/>
    <w:rsid w:val="00CF18F0"/>
    <w:rsid w:val="00CF3CC4"/>
    <w:rsid w:val="00CF59CF"/>
    <w:rsid w:val="00CF7A16"/>
    <w:rsid w:val="00D0067C"/>
    <w:rsid w:val="00D02BC3"/>
    <w:rsid w:val="00D06C40"/>
    <w:rsid w:val="00D105C7"/>
    <w:rsid w:val="00D25C0A"/>
    <w:rsid w:val="00D26AF6"/>
    <w:rsid w:val="00D331B6"/>
    <w:rsid w:val="00D3743B"/>
    <w:rsid w:val="00D43934"/>
    <w:rsid w:val="00D531A0"/>
    <w:rsid w:val="00D5468E"/>
    <w:rsid w:val="00D565BF"/>
    <w:rsid w:val="00D607A0"/>
    <w:rsid w:val="00D739C2"/>
    <w:rsid w:val="00D73A60"/>
    <w:rsid w:val="00D768AC"/>
    <w:rsid w:val="00D8515D"/>
    <w:rsid w:val="00D91F60"/>
    <w:rsid w:val="00D95BD6"/>
    <w:rsid w:val="00DA2892"/>
    <w:rsid w:val="00DA4706"/>
    <w:rsid w:val="00DA77C2"/>
    <w:rsid w:val="00DB3D04"/>
    <w:rsid w:val="00DB4B36"/>
    <w:rsid w:val="00DC10C1"/>
    <w:rsid w:val="00DC21BE"/>
    <w:rsid w:val="00DC6BAD"/>
    <w:rsid w:val="00DE1B52"/>
    <w:rsid w:val="00DE32F9"/>
    <w:rsid w:val="00DE7CC2"/>
    <w:rsid w:val="00E02355"/>
    <w:rsid w:val="00E0507B"/>
    <w:rsid w:val="00E160C0"/>
    <w:rsid w:val="00E31E13"/>
    <w:rsid w:val="00E356B3"/>
    <w:rsid w:val="00E3670D"/>
    <w:rsid w:val="00E377FD"/>
    <w:rsid w:val="00E51BB6"/>
    <w:rsid w:val="00E660C1"/>
    <w:rsid w:val="00E81B35"/>
    <w:rsid w:val="00E87612"/>
    <w:rsid w:val="00EA0F5D"/>
    <w:rsid w:val="00EA78B8"/>
    <w:rsid w:val="00EB0B8D"/>
    <w:rsid w:val="00EB1C20"/>
    <w:rsid w:val="00EB2A6F"/>
    <w:rsid w:val="00EC19ED"/>
    <w:rsid w:val="00EC70B2"/>
    <w:rsid w:val="00ED3DFD"/>
    <w:rsid w:val="00ED506B"/>
    <w:rsid w:val="00EE3954"/>
    <w:rsid w:val="00EE6CEC"/>
    <w:rsid w:val="00F00F2E"/>
    <w:rsid w:val="00F02DF6"/>
    <w:rsid w:val="00F03A1F"/>
    <w:rsid w:val="00F040CC"/>
    <w:rsid w:val="00F0508C"/>
    <w:rsid w:val="00F14A78"/>
    <w:rsid w:val="00F2039D"/>
    <w:rsid w:val="00F20D6C"/>
    <w:rsid w:val="00F214C8"/>
    <w:rsid w:val="00F261A6"/>
    <w:rsid w:val="00F356A7"/>
    <w:rsid w:val="00F36295"/>
    <w:rsid w:val="00F45BCE"/>
    <w:rsid w:val="00F50674"/>
    <w:rsid w:val="00F51A6A"/>
    <w:rsid w:val="00F527F6"/>
    <w:rsid w:val="00F6641F"/>
    <w:rsid w:val="00F708A5"/>
    <w:rsid w:val="00F71211"/>
    <w:rsid w:val="00F7535D"/>
    <w:rsid w:val="00F77DBA"/>
    <w:rsid w:val="00F80FA2"/>
    <w:rsid w:val="00F8156B"/>
    <w:rsid w:val="00F82A1C"/>
    <w:rsid w:val="00F844C2"/>
    <w:rsid w:val="00F84769"/>
    <w:rsid w:val="00F84FF6"/>
    <w:rsid w:val="00F87854"/>
    <w:rsid w:val="00F9239E"/>
    <w:rsid w:val="00F927F9"/>
    <w:rsid w:val="00FA0ADF"/>
    <w:rsid w:val="00FA3693"/>
    <w:rsid w:val="00FA6B3A"/>
    <w:rsid w:val="00FB207E"/>
    <w:rsid w:val="00FB31DA"/>
    <w:rsid w:val="00FB5732"/>
    <w:rsid w:val="00FD154A"/>
    <w:rsid w:val="00FD3398"/>
    <w:rsid w:val="00FE0063"/>
    <w:rsid w:val="00FE0B1F"/>
    <w:rsid w:val="00FE2CB7"/>
    <w:rsid w:val="00FE43AB"/>
    <w:rsid w:val="08347CAF"/>
    <w:rsid w:val="0A34C073"/>
    <w:rsid w:val="0E95477D"/>
    <w:rsid w:val="162CDD29"/>
    <w:rsid w:val="2277CF78"/>
    <w:rsid w:val="27CDC5B7"/>
    <w:rsid w:val="29C1E5FE"/>
    <w:rsid w:val="2B23EB8F"/>
    <w:rsid w:val="2CD6FE3A"/>
    <w:rsid w:val="2D32DD0E"/>
    <w:rsid w:val="320B7EF2"/>
    <w:rsid w:val="3382FA82"/>
    <w:rsid w:val="3B1243D9"/>
    <w:rsid w:val="3C88BB51"/>
    <w:rsid w:val="40C9DF12"/>
    <w:rsid w:val="43DA7E15"/>
    <w:rsid w:val="4BAB302E"/>
    <w:rsid w:val="7A26748C"/>
    <w:rsid w:val="7A383500"/>
    <w:rsid w:val="7D6AE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ACC80"/>
  <w15:docId w15:val="{1FB05B93-A857-4821-AC06-E41E793F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F3BF4"/>
  </w:style>
  <w:style w:type="paragraph" w:styleId="Heading1">
    <w:name w:val="heading 1"/>
    <w:basedOn w:val="Normal"/>
    <w:next w:val="Normal"/>
    <w:link w:val="Heading1Char"/>
    <w:uiPriority w:val="9"/>
    <w:qFormat/>
    <w:rsid w:val="004541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5C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541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91F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4393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0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34C"/>
  </w:style>
  <w:style w:type="paragraph" w:styleId="Footer">
    <w:name w:val="footer"/>
    <w:basedOn w:val="Normal"/>
    <w:link w:val="FooterChar"/>
    <w:uiPriority w:val="99"/>
    <w:unhideWhenUsed/>
    <w:rsid w:val="007F0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34C"/>
  </w:style>
  <w:style w:type="character" w:styleId="PlaceholderText">
    <w:name w:val="Placeholder Text"/>
    <w:basedOn w:val="DefaultParagraphFont"/>
    <w:uiPriority w:val="99"/>
    <w:semiHidden/>
    <w:rsid w:val="003A28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8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850"/>
    <w:rPr>
      <w:rFonts w:ascii="Tahoma" w:hAnsi="Tahoma" w:cs="Tahoma"/>
      <w:sz w:val="16"/>
      <w:szCs w:val="16"/>
    </w:rPr>
  </w:style>
  <w:style w:type="table" w:styleId="MediumShading2">
    <w:name w:val="Medium Shading 2"/>
    <w:basedOn w:val="TableNormal"/>
    <w:uiPriority w:val="64"/>
    <w:rsid w:val="00471C0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471C0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8B53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706D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2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2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74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3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410">
          <w:marLeft w:val="547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3060">
          <w:marLeft w:val="547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1830">
          <w:marLeft w:val="547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5303">
          <w:marLeft w:val="547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ckstats.nass.usda.gov" TargetMode="External"/><Relationship Id="rId13" Type="http://schemas.openxmlformats.org/officeDocument/2006/relationships/hyperlink" Target="https://extension.oregonstate.edu/catalog/pub/ec-871-vegetable-gardening-oregon" TargetMode="External"/><Relationship Id="rId18" Type="http://schemas.openxmlformats.org/officeDocument/2006/relationships/hyperlink" Target="https://natsci.msu.edu/news/2023-08-irrigating-more-us-crops-by-mid-century-will-be-worth-the-investment.aspx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wnloads.usda.library.cornell.edu/usda-esmis/files/vm40xr56k/dv13zw65p/w9505297d/planting-10-29-2010.pdf" TargetMode="External"/><Relationship Id="rId17" Type="http://schemas.openxmlformats.org/officeDocument/2006/relationships/hyperlink" Target="https://www.usbr.gov/pn/agrimet/or_chart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sa.usda.gov/sites/default/files/documents/pUCQy90pWYR6.zi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rainunitconverter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xtension.oregonstate.edu/sites/extd8/files/catalog/auto/EC871.pdf" TargetMode="External"/><Relationship Id="rId10" Type="http://schemas.openxmlformats.org/officeDocument/2006/relationships/hyperlink" Target="https://extension.oregonstate.edu/sites/extd8/files/documents/10446/2020tim-lanfri-planning-planting-document.pdf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nass.usda.gov/Quick_Stats/Ag_Overview/stateOverview.php?state=OREGON" TargetMode="External"/><Relationship Id="rId14" Type="http://schemas.openxmlformats.org/officeDocument/2006/relationships/hyperlink" Target="https://yardandgarden.extension.iastate.edu/how-to/vegetable-planting-and-harvesting-ti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8D036C-1B3D-9C4A-9E51-5EBC3A44D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Lundquist College of Business</Company>
  <LinksUpToDate>false</LinksUpToDate>
  <CharactersWithSpaces>7154</CharactersWithSpaces>
  <SharedDoc>false</SharedDoc>
  <HLinks>
    <vt:vector size="42" baseType="variant">
      <vt:variant>
        <vt:i4>2424954</vt:i4>
      </vt:variant>
      <vt:variant>
        <vt:i4>18</vt:i4>
      </vt:variant>
      <vt:variant>
        <vt:i4>0</vt:i4>
      </vt:variant>
      <vt:variant>
        <vt:i4>5</vt:i4>
      </vt:variant>
      <vt:variant>
        <vt:lpwstr>https://yardandgarden.extension.iastate.edu/how-to/vegetable-planting-and-harvesting-times</vt:lpwstr>
      </vt:variant>
      <vt:variant>
        <vt:lpwstr/>
      </vt:variant>
      <vt:variant>
        <vt:i4>2687099</vt:i4>
      </vt:variant>
      <vt:variant>
        <vt:i4>15</vt:i4>
      </vt:variant>
      <vt:variant>
        <vt:i4>0</vt:i4>
      </vt:variant>
      <vt:variant>
        <vt:i4>5</vt:i4>
      </vt:variant>
      <vt:variant>
        <vt:lpwstr>https://extension.oregonstate.edu/catalog/pub/ec-871-vegetable-gardening-oregon</vt:lpwstr>
      </vt:variant>
      <vt:variant>
        <vt:lpwstr/>
      </vt:variant>
      <vt:variant>
        <vt:i4>5111827</vt:i4>
      </vt:variant>
      <vt:variant>
        <vt:i4>12</vt:i4>
      </vt:variant>
      <vt:variant>
        <vt:i4>0</vt:i4>
      </vt:variant>
      <vt:variant>
        <vt:i4>5</vt:i4>
      </vt:variant>
      <vt:variant>
        <vt:lpwstr>https://downloads.usda.library.cornell.edu/usda-esmis/files/vm40xr56k/dv13zw65p/w9505297d/planting-10-29-2010.pdf</vt:lpwstr>
      </vt:variant>
      <vt:variant>
        <vt:lpwstr/>
      </vt:variant>
      <vt:variant>
        <vt:i4>3080317</vt:i4>
      </vt:variant>
      <vt:variant>
        <vt:i4>9</vt:i4>
      </vt:variant>
      <vt:variant>
        <vt:i4>0</vt:i4>
      </vt:variant>
      <vt:variant>
        <vt:i4>5</vt:i4>
      </vt:variant>
      <vt:variant>
        <vt:lpwstr>https://www.grainunitconverter.com/</vt:lpwstr>
      </vt:variant>
      <vt:variant>
        <vt:lpwstr/>
      </vt:variant>
      <vt:variant>
        <vt:i4>4718671</vt:i4>
      </vt:variant>
      <vt:variant>
        <vt:i4>6</vt:i4>
      </vt:variant>
      <vt:variant>
        <vt:i4>0</vt:i4>
      </vt:variant>
      <vt:variant>
        <vt:i4>5</vt:i4>
      </vt:variant>
      <vt:variant>
        <vt:lpwstr>https://extension.oregonstate.edu/sites/extd8/files/documents/10446/2020tim-lanfri-planning-planting-document.pdf</vt:lpwstr>
      </vt:variant>
      <vt:variant>
        <vt:lpwstr/>
      </vt:variant>
      <vt:variant>
        <vt:i4>3407929</vt:i4>
      </vt:variant>
      <vt:variant>
        <vt:i4>3</vt:i4>
      </vt:variant>
      <vt:variant>
        <vt:i4>0</vt:i4>
      </vt:variant>
      <vt:variant>
        <vt:i4>5</vt:i4>
      </vt:variant>
      <vt:variant>
        <vt:lpwstr>https://www.nass.usda.gov/Quick_Stats/Ag_Overview/stateOverview.php?state=OREGON</vt:lpwstr>
      </vt:variant>
      <vt:variant>
        <vt:lpwstr/>
      </vt:variant>
      <vt:variant>
        <vt:i4>5636191</vt:i4>
      </vt:variant>
      <vt:variant>
        <vt:i4>0</vt:i4>
      </vt:variant>
      <vt:variant>
        <vt:i4>0</vt:i4>
      </vt:variant>
      <vt:variant>
        <vt:i4>5</vt:i4>
      </vt:variant>
      <vt:variant>
        <vt:lpwstr>https://quickstats.nass.usda.gov/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cp:lastModifiedBy>Chuck Gunderson</cp:lastModifiedBy>
  <cp:revision>2</cp:revision>
  <cp:lastPrinted>2017-01-18T04:03:00Z</cp:lastPrinted>
  <dcterms:created xsi:type="dcterms:W3CDTF">2026-01-07T23:00:00Z</dcterms:created>
  <dcterms:modified xsi:type="dcterms:W3CDTF">2026-01-07T23:00:00Z</dcterms:modified>
</cp:coreProperties>
</file>